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7C8E50" w14:textId="6934F2AB" w:rsidR="00B04A3C" w:rsidRPr="005C72EE" w:rsidRDefault="00B04A3C" w:rsidP="008A2C55">
      <w:pPr>
        <w:adjustRightInd w:val="0"/>
        <w:snapToGrid w:val="0"/>
        <w:spacing w:line="360" w:lineRule="auto"/>
        <w:jc w:val="center"/>
        <w:outlineLvl w:val="0"/>
        <w:rPr>
          <w:rFonts w:ascii="黑体" w:eastAsia="黑体" w:hAnsi="黑体" w:cs="Times New Roman"/>
          <w:b/>
          <w:sz w:val="32"/>
          <w:szCs w:val="32"/>
          <w:lang w:eastAsia="zh-CN"/>
        </w:rPr>
      </w:pPr>
      <w:r w:rsidRPr="005C72EE">
        <w:rPr>
          <w:rFonts w:ascii="黑体" w:eastAsia="黑体" w:hAnsi="黑体" w:cs="Times New Roman"/>
          <w:b/>
          <w:sz w:val="32"/>
          <w:szCs w:val="32"/>
          <w:lang w:eastAsia="zh-CN"/>
        </w:rPr>
        <w:t>水稻根系微生物组样本种植</w:t>
      </w:r>
      <w:del w:id="0" w:author="Liu Yong-Xin" w:date="2020-10-12T22:39:00Z">
        <w:r w:rsidR="00435FBA" w:rsidRPr="005C72EE" w:rsidDel="00314D45">
          <w:rPr>
            <w:rFonts w:ascii="黑体" w:eastAsia="黑体" w:hAnsi="黑体" w:cs="Times New Roman" w:hint="eastAsia"/>
            <w:b/>
            <w:sz w:val="32"/>
            <w:szCs w:val="32"/>
            <w:lang w:eastAsia="zh-CN"/>
          </w:rPr>
          <w:delText>及</w:delText>
        </w:r>
      </w:del>
      <w:ins w:id="1" w:author="Liu Yong-Xin" w:date="2020-10-12T22:39:00Z">
        <w:r w:rsidR="00314D45">
          <w:rPr>
            <w:rFonts w:ascii="黑体" w:eastAsia="黑体" w:hAnsi="黑体" w:cs="Times New Roman" w:hint="eastAsia"/>
            <w:b/>
            <w:sz w:val="32"/>
            <w:szCs w:val="32"/>
            <w:lang w:eastAsia="zh-CN"/>
          </w:rPr>
          <w:t>、</w:t>
        </w:r>
      </w:ins>
      <w:r w:rsidRPr="005C72EE">
        <w:rPr>
          <w:rFonts w:ascii="黑体" w:eastAsia="黑体" w:hAnsi="黑体" w:cs="Times New Roman"/>
          <w:b/>
          <w:sz w:val="32"/>
          <w:szCs w:val="32"/>
          <w:lang w:eastAsia="zh-CN"/>
        </w:rPr>
        <w:t xml:space="preserve">取样和16S </w:t>
      </w:r>
      <w:r w:rsidR="008F481B" w:rsidRPr="005C72EE">
        <w:rPr>
          <w:rFonts w:ascii="黑体" w:eastAsia="黑体" w:hAnsi="黑体" w:cs="Times New Roman"/>
          <w:b/>
          <w:sz w:val="32"/>
          <w:szCs w:val="32"/>
          <w:lang w:eastAsia="zh-CN"/>
        </w:rPr>
        <w:t>核糖体</w:t>
      </w:r>
      <w:r w:rsidRPr="005C72EE">
        <w:rPr>
          <w:rFonts w:ascii="黑体" w:eastAsia="黑体" w:hAnsi="黑体" w:cs="Times New Roman"/>
          <w:b/>
          <w:sz w:val="32"/>
          <w:szCs w:val="32"/>
          <w:lang w:eastAsia="zh-CN"/>
        </w:rPr>
        <w:t>RNA基因扩增子文库制备</w:t>
      </w:r>
      <w:r w:rsidR="00435FBA" w:rsidRPr="005C72EE">
        <w:rPr>
          <w:rFonts w:ascii="黑体" w:eastAsia="黑体" w:hAnsi="黑体" w:cs="Times New Roman"/>
          <w:b/>
          <w:sz w:val="32"/>
          <w:szCs w:val="32"/>
          <w:lang w:eastAsia="zh-CN"/>
        </w:rPr>
        <w:t>方法</w:t>
      </w:r>
    </w:p>
    <w:p w14:paraId="75D28B12" w14:textId="41465B22" w:rsidR="00B04A3C" w:rsidRPr="005C72EE" w:rsidDel="00314D45" w:rsidRDefault="00B04A3C">
      <w:pPr>
        <w:adjustRightInd w:val="0"/>
        <w:snapToGrid w:val="0"/>
        <w:spacing w:line="360" w:lineRule="auto"/>
        <w:jc w:val="center"/>
        <w:rPr>
          <w:del w:id="2" w:author="Liu Yong-Xin" w:date="2020-10-12T22:40:00Z"/>
          <w:rFonts w:ascii="Times New Roman" w:hAnsi="Times New Roman" w:cs="Times New Roman"/>
          <w:b/>
          <w:sz w:val="24"/>
          <w:szCs w:val="24"/>
          <w:lang w:eastAsia="zh-CN"/>
        </w:rPr>
      </w:pPr>
      <w:r w:rsidRPr="005C72EE">
        <w:rPr>
          <w:rFonts w:ascii="Times New Roman" w:hAnsi="Times New Roman" w:cs="Times New Roman"/>
          <w:b/>
          <w:sz w:val="24"/>
          <w:szCs w:val="24"/>
          <w:lang w:eastAsia="zh-CN"/>
        </w:rPr>
        <w:t xml:space="preserve">Cultivation, </w:t>
      </w:r>
      <w:ins w:id="3" w:author="Liu Yong-Xin" w:date="2020-10-12T22:40:00Z">
        <w:r w:rsidR="00314D45" w:rsidRPr="005C72EE">
          <w:rPr>
            <w:rFonts w:ascii="Times New Roman" w:hAnsi="Times New Roman" w:cs="Times New Roman"/>
            <w:b/>
            <w:sz w:val="24"/>
            <w:szCs w:val="24"/>
            <w:lang w:eastAsia="zh-CN"/>
          </w:rPr>
          <w:t xml:space="preserve">Samples </w:t>
        </w:r>
      </w:ins>
      <w:r w:rsidRPr="005C72EE">
        <w:rPr>
          <w:rFonts w:ascii="Times New Roman" w:hAnsi="Times New Roman" w:cs="Times New Roman"/>
          <w:b/>
          <w:sz w:val="24"/>
          <w:szCs w:val="24"/>
          <w:lang w:eastAsia="zh-CN"/>
        </w:rPr>
        <w:t xml:space="preserve">Collection and 16S </w:t>
      </w:r>
      <w:del w:id="4" w:author="Liu Yong-Xin" w:date="2020-10-12T22:40:00Z">
        <w:r w:rsidR="008F481B" w:rsidRPr="005C72EE" w:rsidDel="00314D45">
          <w:rPr>
            <w:rFonts w:ascii="Times New Roman" w:hAnsi="Times New Roman" w:cs="Times New Roman"/>
            <w:b/>
            <w:sz w:val="24"/>
            <w:szCs w:val="24"/>
            <w:lang w:eastAsia="zh-CN"/>
          </w:rPr>
          <w:delText>Ribosoma</w:delText>
        </w:r>
      </w:del>
      <w:ins w:id="5" w:author="Liu Yong-Xin" w:date="2020-10-12T22:40:00Z">
        <w:r w:rsidR="00314D45" w:rsidRPr="005C72EE">
          <w:rPr>
            <w:rFonts w:ascii="Times New Roman" w:hAnsi="Times New Roman" w:cs="Times New Roman"/>
            <w:b/>
            <w:sz w:val="24"/>
            <w:szCs w:val="24"/>
            <w:lang w:eastAsia="zh-CN"/>
          </w:rPr>
          <w:t>Ribosom</w:t>
        </w:r>
        <w:r w:rsidR="00314D45">
          <w:rPr>
            <w:rFonts w:ascii="Times New Roman" w:hAnsi="Times New Roman" w:cs="Times New Roman" w:hint="eastAsia"/>
            <w:b/>
            <w:sz w:val="24"/>
            <w:szCs w:val="24"/>
            <w:lang w:eastAsia="zh-CN"/>
          </w:rPr>
          <w:t>a</w:t>
        </w:r>
        <w:r w:rsidR="00314D45">
          <w:rPr>
            <w:rFonts w:ascii="Times New Roman" w:hAnsi="Times New Roman" w:cs="Times New Roman"/>
            <w:b/>
            <w:sz w:val="24"/>
            <w:szCs w:val="24"/>
            <w:lang w:eastAsia="zh-CN"/>
          </w:rPr>
          <w:t>l</w:t>
        </w:r>
      </w:ins>
      <w:r w:rsidR="008F481B" w:rsidRPr="005C72EE">
        <w:rPr>
          <w:rFonts w:ascii="Times New Roman" w:hAnsi="Times New Roman" w:cs="Times New Roman"/>
          <w:b/>
          <w:sz w:val="24"/>
          <w:szCs w:val="24"/>
          <w:lang w:eastAsia="zh-CN"/>
        </w:rPr>
        <w:t xml:space="preserve"> </w:t>
      </w:r>
      <w:r w:rsidRPr="005C72EE">
        <w:rPr>
          <w:rFonts w:ascii="Times New Roman" w:hAnsi="Times New Roman" w:cs="Times New Roman"/>
          <w:b/>
          <w:sz w:val="24"/>
          <w:szCs w:val="24"/>
          <w:lang w:eastAsia="zh-CN"/>
        </w:rPr>
        <w:t xml:space="preserve">RNA </w:t>
      </w:r>
      <w:r w:rsidR="008F481B" w:rsidRPr="005C72EE">
        <w:rPr>
          <w:rFonts w:ascii="Times New Roman" w:hAnsi="Times New Roman" w:cs="Times New Roman"/>
          <w:b/>
          <w:sz w:val="24"/>
          <w:szCs w:val="24"/>
          <w:lang w:eastAsia="zh-CN"/>
        </w:rPr>
        <w:t>G</w:t>
      </w:r>
      <w:r w:rsidRPr="005C72EE">
        <w:rPr>
          <w:rFonts w:ascii="Times New Roman" w:hAnsi="Times New Roman" w:cs="Times New Roman"/>
          <w:b/>
          <w:sz w:val="24"/>
          <w:szCs w:val="24"/>
          <w:lang w:eastAsia="zh-CN"/>
        </w:rPr>
        <w:t xml:space="preserve">ene </w:t>
      </w:r>
      <w:r w:rsidR="008F481B" w:rsidRPr="005C72EE">
        <w:rPr>
          <w:rFonts w:ascii="Times New Roman" w:hAnsi="Times New Roman" w:cs="Times New Roman"/>
          <w:b/>
          <w:sz w:val="24"/>
          <w:szCs w:val="24"/>
          <w:lang w:eastAsia="zh-CN"/>
        </w:rPr>
        <w:t>Library Preparation</w:t>
      </w:r>
    </w:p>
    <w:p w14:paraId="00605C46" w14:textId="711BD5E1" w:rsidR="00B04A3C" w:rsidRPr="005C72EE" w:rsidRDefault="00B04A3C">
      <w:pPr>
        <w:adjustRightInd w:val="0"/>
        <w:snapToGrid w:val="0"/>
        <w:spacing w:line="360" w:lineRule="auto"/>
        <w:jc w:val="center"/>
        <w:rPr>
          <w:rFonts w:ascii="Times New Roman" w:hAnsi="Times New Roman" w:cs="Times New Roman"/>
          <w:b/>
          <w:sz w:val="24"/>
          <w:szCs w:val="24"/>
          <w:lang w:eastAsia="zh-CN"/>
        </w:rPr>
      </w:pPr>
      <w:r w:rsidRPr="005C72EE">
        <w:rPr>
          <w:rFonts w:ascii="Times New Roman" w:hAnsi="Times New Roman" w:cs="Times New Roman"/>
          <w:b/>
          <w:sz w:val="24"/>
          <w:szCs w:val="24"/>
          <w:lang w:eastAsia="zh-CN"/>
        </w:rPr>
        <w:t xml:space="preserve"> </w:t>
      </w:r>
      <w:del w:id="6" w:author="Liu Yong-Xin" w:date="2020-10-12T22:40:00Z">
        <w:r w:rsidR="008F481B" w:rsidRPr="005C72EE" w:rsidDel="00314D45">
          <w:rPr>
            <w:rFonts w:ascii="Times New Roman" w:hAnsi="Times New Roman" w:cs="Times New Roman"/>
            <w:b/>
            <w:sz w:val="24"/>
            <w:szCs w:val="24"/>
            <w:lang w:eastAsia="zh-CN"/>
          </w:rPr>
          <w:delText>O</w:delText>
        </w:r>
        <w:r w:rsidRPr="005C72EE" w:rsidDel="00314D45">
          <w:rPr>
            <w:rFonts w:ascii="Times New Roman" w:hAnsi="Times New Roman" w:cs="Times New Roman"/>
            <w:b/>
            <w:sz w:val="24"/>
            <w:szCs w:val="24"/>
            <w:lang w:eastAsia="zh-CN"/>
          </w:rPr>
          <w:delText>f</w:delText>
        </w:r>
        <w:r w:rsidR="008F481B" w:rsidRPr="005C72EE" w:rsidDel="00314D45">
          <w:rPr>
            <w:rFonts w:ascii="Times New Roman" w:hAnsi="Times New Roman" w:cs="Times New Roman"/>
            <w:b/>
            <w:sz w:val="24"/>
            <w:szCs w:val="24"/>
            <w:lang w:eastAsia="zh-CN"/>
          </w:rPr>
          <w:delText xml:space="preserve"> </w:delText>
        </w:r>
      </w:del>
      <w:ins w:id="7" w:author="Liu Yong-Xin" w:date="2020-10-12T22:40:00Z">
        <w:r w:rsidR="00314D45">
          <w:rPr>
            <w:rFonts w:ascii="Times New Roman" w:hAnsi="Times New Roman" w:cs="Times New Roman"/>
            <w:b/>
            <w:sz w:val="24"/>
            <w:szCs w:val="24"/>
            <w:lang w:eastAsia="zh-CN"/>
          </w:rPr>
          <w:t>o</w:t>
        </w:r>
        <w:r w:rsidR="00314D45" w:rsidRPr="005C72EE">
          <w:rPr>
            <w:rFonts w:ascii="Times New Roman" w:hAnsi="Times New Roman" w:cs="Times New Roman"/>
            <w:b/>
            <w:sz w:val="24"/>
            <w:szCs w:val="24"/>
            <w:lang w:eastAsia="zh-CN"/>
          </w:rPr>
          <w:t xml:space="preserve">f </w:t>
        </w:r>
      </w:ins>
      <w:ins w:id="8" w:author="Liu Yong-Xin" w:date="2020-10-12T22:41:00Z">
        <w:r w:rsidR="00CC4DA7" w:rsidRPr="005C72EE">
          <w:rPr>
            <w:rFonts w:ascii="Times New Roman" w:hAnsi="Times New Roman" w:cs="Times New Roman"/>
            <w:b/>
            <w:sz w:val="24"/>
            <w:szCs w:val="24"/>
            <w:lang w:eastAsia="zh-CN"/>
          </w:rPr>
          <w:t xml:space="preserve">Root Microbiota </w:t>
        </w:r>
        <w:r w:rsidR="00CC4DA7">
          <w:rPr>
            <w:rFonts w:ascii="Times New Roman" w:hAnsi="Times New Roman" w:cs="Times New Roman"/>
            <w:b/>
            <w:sz w:val="24"/>
            <w:szCs w:val="24"/>
            <w:lang w:eastAsia="zh-CN"/>
          </w:rPr>
          <w:t xml:space="preserve">in </w:t>
        </w:r>
      </w:ins>
      <w:r w:rsidR="008F481B" w:rsidRPr="005C72EE">
        <w:rPr>
          <w:rFonts w:ascii="Times New Roman" w:hAnsi="Times New Roman" w:cs="Times New Roman"/>
          <w:b/>
          <w:sz w:val="24"/>
          <w:szCs w:val="24"/>
          <w:lang w:eastAsia="zh-CN"/>
        </w:rPr>
        <w:t>Rice</w:t>
      </w:r>
      <w:r w:rsidRPr="005C72EE">
        <w:rPr>
          <w:rFonts w:ascii="Times New Roman" w:hAnsi="Times New Roman" w:cs="Times New Roman"/>
          <w:b/>
          <w:sz w:val="24"/>
          <w:szCs w:val="24"/>
          <w:lang w:eastAsia="zh-CN"/>
        </w:rPr>
        <w:t xml:space="preserve"> </w:t>
      </w:r>
      <w:del w:id="9" w:author="Liu Yong-Xin" w:date="2020-10-12T22:41:00Z">
        <w:r w:rsidRPr="005C72EE" w:rsidDel="00CC4DA7">
          <w:rPr>
            <w:rFonts w:ascii="Times New Roman" w:hAnsi="Times New Roman" w:cs="Times New Roman"/>
            <w:b/>
            <w:sz w:val="24"/>
            <w:szCs w:val="24"/>
            <w:lang w:eastAsia="zh-CN"/>
          </w:rPr>
          <w:delText xml:space="preserve">Root Microbiota </w:delText>
        </w:r>
      </w:del>
      <w:del w:id="10" w:author="Liu Yong-Xin" w:date="2020-10-12T22:40:00Z">
        <w:r w:rsidRPr="005C72EE" w:rsidDel="00314D45">
          <w:rPr>
            <w:rFonts w:ascii="Times New Roman" w:hAnsi="Times New Roman" w:cs="Times New Roman"/>
            <w:b/>
            <w:sz w:val="24"/>
            <w:szCs w:val="24"/>
            <w:lang w:eastAsia="zh-CN"/>
          </w:rPr>
          <w:delText>Samples</w:delText>
        </w:r>
      </w:del>
    </w:p>
    <w:p w14:paraId="465CFDA9" w14:textId="40411BD5" w:rsidR="00F64EA9" w:rsidRPr="00ED02AD" w:rsidRDefault="00ED02AD" w:rsidP="00ED02AD">
      <w:pPr>
        <w:widowControl w:val="0"/>
        <w:adjustRightInd w:val="0"/>
        <w:snapToGrid w:val="0"/>
        <w:spacing w:line="360" w:lineRule="auto"/>
        <w:jc w:val="center"/>
        <w:rPr>
          <w:rFonts w:ascii="Times New Roman" w:hAnsi="Times New Roman" w:cs="Times New Roman"/>
          <w:color w:val="000000"/>
          <w:sz w:val="24"/>
          <w:lang w:eastAsia="zh-CN"/>
        </w:rPr>
      </w:pPr>
      <w:r w:rsidRPr="001D0C29">
        <w:rPr>
          <w:rFonts w:ascii="Times New Roman" w:hAnsi="Times New Roman" w:cs="Times New Roman" w:hint="eastAsia"/>
          <w:color w:val="000000"/>
          <w:sz w:val="24"/>
          <w:lang w:eastAsia="zh-CN"/>
        </w:rPr>
        <w:t>徐浩然</w:t>
      </w:r>
      <w:ins w:id="11" w:author="Liu Yong-Xin" w:date="2020-10-13T19:13:00Z">
        <w:r w:rsidR="00293200" w:rsidRPr="005C72EE">
          <w:rPr>
            <w:rFonts w:ascii="Times New Roman" w:hAnsi="Times New Roman" w:cs="Times New Roman"/>
            <w:sz w:val="24"/>
            <w:vertAlign w:val="superscript"/>
            <w:lang w:eastAsia="zh-CN"/>
          </w:rPr>
          <w:t>1, 2, 3, 4</w:t>
        </w:r>
      </w:ins>
      <w:r w:rsidRPr="001D0C29">
        <w:rPr>
          <w:rFonts w:ascii="Times New Roman" w:hAnsi="Times New Roman" w:cs="Times New Roman" w:hint="eastAsia"/>
          <w:color w:val="000000"/>
          <w:sz w:val="24"/>
          <w:lang w:eastAsia="zh-CN"/>
        </w:rPr>
        <w:t>，</w:t>
      </w:r>
      <w:r w:rsidRPr="001D0C29">
        <w:rPr>
          <w:rFonts w:asciiTheme="minorEastAsia" w:hAnsiTheme="minorEastAsia" w:cs="Arial" w:hint="eastAsia"/>
          <w:color w:val="000000"/>
          <w:sz w:val="24"/>
          <w:lang w:eastAsia="zh-CN"/>
        </w:rPr>
        <w:t>张婧赢</w:t>
      </w:r>
      <w:ins w:id="12" w:author="Liu Yong-Xin" w:date="2020-10-13T19:13:00Z">
        <w:r w:rsidR="00293200" w:rsidRPr="005C72EE">
          <w:rPr>
            <w:rFonts w:ascii="Times New Roman" w:hAnsi="Times New Roman" w:cs="Times New Roman"/>
            <w:sz w:val="24"/>
            <w:vertAlign w:val="superscript"/>
            <w:lang w:eastAsia="zh-CN"/>
          </w:rPr>
          <w:t>1, 2, 3</w:t>
        </w:r>
      </w:ins>
      <w:r w:rsidR="00F64EA9" w:rsidRPr="005C72EE">
        <w:rPr>
          <w:rFonts w:ascii="Times New Roman" w:hAnsi="Times New Roman" w:cs="Times New Roman"/>
          <w:sz w:val="24"/>
          <w:lang w:eastAsia="zh-CN"/>
        </w:rPr>
        <w:t>，白洋</w:t>
      </w:r>
      <w:r w:rsidR="00F64EA9" w:rsidRPr="005C72EE">
        <w:rPr>
          <w:rFonts w:ascii="Times New Roman" w:hAnsi="Times New Roman" w:cs="Times New Roman"/>
          <w:sz w:val="24"/>
          <w:vertAlign w:val="superscript"/>
          <w:lang w:eastAsia="zh-CN"/>
        </w:rPr>
        <w:t xml:space="preserve">1, 2, 3, 4, </w:t>
      </w:r>
      <w:r w:rsidR="00F64EA9" w:rsidRPr="005C72EE">
        <w:rPr>
          <w:rFonts w:ascii="Times New Roman" w:hAnsi="Times New Roman" w:cs="Times New Roman"/>
          <w:sz w:val="24"/>
          <w:lang w:eastAsia="zh-CN"/>
        </w:rPr>
        <w:t>*</w:t>
      </w:r>
    </w:p>
    <w:p w14:paraId="787C17E1" w14:textId="77777777" w:rsidR="00F64EA9" w:rsidRPr="005C72EE" w:rsidRDefault="00F64EA9" w:rsidP="00F64EA9">
      <w:pPr>
        <w:adjustRightInd w:val="0"/>
        <w:snapToGrid w:val="0"/>
        <w:spacing w:line="360" w:lineRule="auto"/>
        <w:rPr>
          <w:rFonts w:ascii="Times New Roman" w:hAnsi="Times New Roman" w:cs="Times New Roman"/>
          <w:szCs w:val="20"/>
          <w:lang w:eastAsia="zh-CN"/>
        </w:rPr>
      </w:pPr>
      <w:r w:rsidRPr="005C72EE">
        <w:rPr>
          <w:rFonts w:ascii="Times New Roman" w:hAnsi="Times New Roman" w:cs="Times New Roman"/>
          <w:szCs w:val="20"/>
          <w:vertAlign w:val="superscript"/>
          <w:lang w:eastAsia="zh-CN"/>
        </w:rPr>
        <w:t>1</w:t>
      </w:r>
      <w:r w:rsidRPr="005C72EE">
        <w:rPr>
          <w:rFonts w:ascii="Times New Roman" w:hAnsi="Times New Roman" w:cs="Times New Roman"/>
          <w:szCs w:val="20"/>
          <w:lang w:eastAsia="zh-CN"/>
        </w:rPr>
        <w:t>植物基因组</w:t>
      </w:r>
      <w:proofErr w:type="gramStart"/>
      <w:r w:rsidRPr="005C72EE">
        <w:rPr>
          <w:rFonts w:ascii="Times New Roman" w:hAnsi="Times New Roman" w:cs="Times New Roman"/>
          <w:szCs w:val="20"/>
          <w:lang w:eastAsia="zh-CN"/>
        </w:rPr>
        <w:t>学国家</w:t>
      </w:r>
      <w:proofErr w:type="gramEnd"/>
      <w:r w:rsidRPr="005C72EE">
        <w:rPr>
          <w:rFonts w:ascii="Times New Roman" w:hAnsi="Times New Roman" w:cs="Times New Roman"/>
          <w:szCs w:val="20"/>
          <w:lang w:eastAsia="zh-CN"/>
        </w:rPr>
        <w:t>重点实验室，种子创新研究院，中国科学院遗传与发育生物学研究所，北京；</w:t>
      </w:r>
      <w:r w:rsidRPr="005C72EE">
        <w:rPr>
          <w:rFonts w:ascii="Times New Roman" w:hAnsi="Times New Roman" w:cs="Times New Roman"/>
          <w:szCs w:val="20"/>
          <w:vertAlign w:val="superscript"/>
          <w:lang w:eastAsia="zh-CN"/>
        </w:rPr>
        <w:t>2</w:t>
      </w:r>
      <w:r w:rsidRPr="005C72EE">
        <w:rPr>
          <w:rFonts w:ascii="Times New Roman" w:hAnsi="Times New Roman" w:cs="Times New Roman"/>
          <w:szCs w:val="20"/>
          <w:lang w:eastAsia="zh-CN"/>
        </w:rPr>
        <w:t>生物互作卓越创新中心，中国科学院大学，北京；</w:t>
      </w:r>
      <w:r w:rsidRPr="005C72EE">
        <w:rPr>
          <w:rFonts w:ascii="Times New Roman" w:hAnsi="Times New Roman" w:cs="Times New Roman"/>
          <w:szCs w:val="20"/>
          <w:vertAlign w:val="superscript"/>
          <w:lang w:eastAsia="zh-CN"/>
        </w:rPr>
        <w:t>3</w:t>
      </w:r>
      <w:r w:rsidRPr="005C72EE">
        <w:rPr>
          <w:rFonts w:ascii="Times New Roman" w:hAnsi="Times New Roman" w:cs="Times New Roman"/>
          <w:szCs w:val="20"/>
          <w:lang w:eastAsia="zh-CN"/>
        </w:rPr>
        <w:t>中国科学院</w:t>
      </w:r>
      <w:r w:rsidRPr="005C72EE">
        <w:rPr>
          <w:rFonts w:ascii="Times New Roman" w:hAnsi="Times New Roman" w:cs="Times New Roman"/>
          <w:szCs w:val="20"/>
          <w:lang w:eastAsia="zh-CN"/>
        </w:rPr>
        <w:t>-</w:t>
      </w:r>
      <w:r w:rsidRPr="005C72EE">
        <w:rPr>
          <w:rFonts w:ascii="Times New Roman" w:hAnsi="Times New Roman" w:cs="Times New Roman"/>
          <w:szCs w:val="20"/>
          <w:lang w:eastAsia="zh-CN"/>
        </w:rPr>
        <w:t>英国约翰英纳斯中心植物和微生物科学联合研究中心，中国科学院遗传与发育生物学研究所，北京；</w:t>
      </w:r>
      <w:r w:rsidRPr="005C72EE">
        <w:rPr>
          <w:rFonts w:ascii="Times New Roman" w:hAnsi="Times New Roman" w:cs="Times New Roman"/>
          <w:szCs w:val="20"/>
          <w:vertAlign w:val="superscript"/>
          <w:lang w:eastAsia="zh-CN"/>
        </w:rPr>
        <w:t>4</w:t>
      </w:r>
      <w:r w:rsidRPr="005C72EE">
        <w:rPr>
          <w:rFonts w:ascii="Times New Roman" w:hAnsi="Times New Roman" w:cs="Times New Roman"/>
          <w:szCs w:val="20"/>
          <w:lang w:eastAsia="zh-CN"/>
        </w:rPr>
        <w:t>现代农学院，中国科学院大学，北京</w:t>
      </w:r>
    </w:p>
    <w:p w14:paraId="4BAD0AA0" w14:textId="77777777" w:rsidR="00F64EA9" w:rsidRPr="005C72EE" w:rsidRDefault="00F64EA9" w:rsidP="00F64EA9">
      <w:pPr>
        <w:adjustRightInd w:val="0"/>
        <w:snapToGrid w:val="0"/>
        <w:spacing w:line="360" w:lineRule="auto"/>
        <w:rPr>
          <w:rFonts w:ascii="Times New Roman" w:hAnsi="Times New Roman" w:cs="Times New Roman"/>
          <w:sz w:val="24"/>
          <w:szCs w:val="24"/>
          <w:lang w:eastAsia="zh-CN"/>
        </w:rPr>
      </w:pPr>
      <w:r w:rsidRPr="005C72EE">
        <w:rPr>
          <w:rFonts w:ascii="Times New Roman" w:hAnsi="Times New Roman" w:cs="Times New Roman"/>
          <w:szCs w:val="20"/>
          <w:lang w:eastAsia="zh-CN"/>
        </w:rPr>
        <w:t>*</w:t>
      </w:r>
      <w:r w:rsidRPr="005C72EE">
        <w:rPr>
          <w:rFonts w:ascii="Times New Roman" w:hAnsi="Times New Roman" w:cs="Times New Roman"/>
          <w:szCs w:val="20"/>
          <w:lang w:eastAsia="zh-CN"/>
        </w:rPr>
        <w:t>通讯作者邮箱</w:t>
      </w:r>
      <w:r w:rsidRPr="005C72EE">
        <w:rPr>
          <w:rFonts w:ascii="Times New Roman" w:hAnsi="Times New Roman" w:cs="Times New Roman"/>
          <w:szCs w:val="20"/>
          <w:lang w:eastAsia="zh-CN"/>
        </w:rPr>
        <w:t xml:space="preserve">: </w:t>
      </w:r>
      <w:hyperlink r:id="rId9" w:history="1">
        <w:r w:rsidRPr="005C72EE">
          <w:rPr>
            <w:rStyle w:val="affd"/>
            <w:rFonts w:ascii="Times New Roman" w:hAnsi="Times New Roman" w:cs="Times New Roman"/>
            <w:color w:val="auto"/>
            <w:szCs w:val="20"/>
            <w:lang w:eastAsia="zh-CN"/>
          </w:rPr>
          <w:t>ybai@genetics.ac.cn</w:t>
        </w:r>
      </w:hyperlink>
      <w:r w:rsidRPr="005C72EE">
        <w:rPr>
          <w:rFonts w:ascii="Times New Roman" w:hAnsi="Times New Roman" w:cs="Times New Roman"/>
          <w:szCs w:val="20"/>
          <w:lang w:eastAsia="zh-CN"/>
        </w:rPr>
        <w:t xml:space="preserve"> </w:t>
      </w:r>
    </w:p>
    <w:p w14:paraId="487D6794" w14:textId="77777777" w:rsidR="00F64EA9" w:rsidRPr="005C72EE" w:rsidRDefault="00F64EA9" w:rsidP="00F64EA9">
      <w:pPr>
        <w:adjustRightInd w:val="0"/>
        <w:snapToGrid w:val="0"/>
        <w:spacing w:line="360" w:lineRule="auto"/>
        <w:rPr>
          <w:rFonts w:ascii="Times New Roman" w:hAnsi="Times New Roman" w:cs="Times New Roman"/>
          <w:szCs w:val="20"/>
          <w:lang w:eastAsia="zh-CN"/>
        </w:rPr>
      </w:pPr>
      <w:r w:rsidRPr="005C72EE">
        <w:rPr>
          <w:rFonts w:ascii="Times New Roman" w:hAnsi="Times New Roman" w:cs="Times New Roman"/>
          <w:sz w:val="24"/>
          <w:szCs w:val="24"/>
          <w:vertAlign w:val="superscript"/>
          <w:lang w:eastAsia="zh-CN"/>
        </w:rPr>
        <w:t>#</w:t>
      </w:r>
      <w:r w:rsidRPr="005C72EE">
        <w:rPr>
          <w:rFonts w:ascii="Times New Roman" w:hAnsi="Times New Roman" w:cs="Times New Roman"/>
          <w:szCs w:val="20"/>
          <w:lang w:eastAsia="zh-CN"/>
        </w:rPr>
        <w:t>共同第一作者</w:t>
      </w:r>
      <w:r w:rsidRPr="005C72EE">
        <w:rPr>
          <w:rFonts w:ascii="Times New Roman" w:hAnsi="Times New Roman" w:cs="Times New Roman"/>
          <w:szCs w:val="20"/>
          <w:lang w:eastAsia="zh-CN"/>
        </w:rPr>
        <w:t>/</w:t>
      </w:r>
      <w:r w:rsidRPr="005C72EE">
        <w:rPr>
          <w:rFonts w:ascii="Times New Roman" w:hAnsi="Times New Roman" w:cs="Times New Roman"/>
          <w:szCs w:val="20"/>
          <w:lang w:eastAsia="zh-CN"/>
        </w:rPr>
        <w:t>同等贡献</w:t>
      </w:r>
    </w:p>
    <w:p w14:paraId="60F8D652" w14:textId="77777777" w:rsidR="00D31473" w:rsidRPr="005C72EE" w:rsidRDefault="00D31473">
      <w:pPr>
        <w:widowControl w:val="0"/>
        <w:adjustRightInd w:val="0"/>
        <w:snapToGrid w:val="0"/>
        <w:spacing w:line="360" w:lineRule="auto"/>
        <w:rPr>
          <w:rFonts w:ascii="Times New Roman" w:hAnsi="Times New Roman" w:cs="Times New Roman"/>
          <w:b/>
          <w:sz w:val="24"/>
          <w:lang w:eastAsia="zh-CN"/>
        </w:rPr>
      </w:pPr>
    </w:p>
    <w:p w14:paraId="4542FC74" w14:textId="77777777" w:rsidR="00D31473" w:rsidRPr="005C72EE" w:rsidRDefault="00A4170B" w:rsidP="008A2C55">
      <w:pPr>
        <w:widowControl w:val="0"/>
        <w:adjustRightInd w:val="0"/>
        <w:snapToGrid w:val="0"/>
        <w:spacing w:line="360" w:lineRule="auto"/>
        <w:jc w:val="both"/>
        <w:outlineLvl w:val="1"/>
        <w:rPr>
          <w:rFonts w:ascii="黑体" w:eastAsia="黑体" w:hAnsi="黑体" w:cs="Times New Roman"/>
          <w:b/>
          <w:sz w:val="24"/>
          <w:lang w:eastAsia="zh-CN"/>
        </w:rPr>
      </w:pPr>
      <w:r w:rsidRPr="005C72EE">
        <w:rPr>
          <w:rFonts w:ascii="黑体" w:eastAsia="黑体" w:hAnsi="黑体" w:cs="Times New Roman"/>
          <w:b/>
          <w:sz w:val="24"/>
          <w:lang w:eastAsia="zh-CN"/>
        </w:rPr>
        <w:t>摘要</w:t>
      </w:r>
    </w:p>
    <w:p w14:paraId="590B4020" w14:textId="39F8B23C" w:rsidR="00F64EA9" w:rsidRPr="005C72EE" w:rsidRDefault="00F64EA9" w:rsidP="00F64EA9">
      <w:pPr>
        <w:widowControl w:val="0"/>
        <w:adjustRightInd w:val="0"/>
        <w:snapToGrid w:val="0"/>
        <w:spacing w:line="360" w:lineRule="auto"/>
        <w:ind w:firstLineChars="200" w:firstLine="480"/>
        <w:jc w:val="both"/>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自然土壤中生长的植物根系富集了种类繁多的微生物，这些微生物在植物根、根际组成了根系微生物组并在植物营养吸收</w:t>
      </w:r>
      <w:r w:rsidRPr="005C72EE">
        <w:rPr>
          <w:rFonts w:ascii="Times New Roman" w:hAnsi="Times New Roman" w:cs="Times New Roman"/>
          <w:kern w:val="1"/>
          <w:sz w:val="24"/>
          <w:szCs w:val="24"/>
          <w:lang w:eastAsia="zh-CN"/>
        </w:rPr>
        <w:fldChar w:fldCharType="begin"/>
      </w:r>
      <w:r w:rsidRPr="005C72EE">
        <w:rPr>
          <w:rFonts w:ascii="Times New Roman" w:hAnsi="Times New Roman" w:cs="Times New Roman"/>
          <w:kern w:val="1"/>
          <w:sz w:val="24"/>
          <w:szCs w:val="24"/>
          <w:lang w:eastAsia="zh-CN"/>
        </w:rPr>
        <w:instrText xml:space="preserve"> ADDIN EN.CITE &lt;EndNote&gt;&lt;Cite&gt;&lt;Author&gt;</w:instrText>
      </w:r>
      <w:r w:rsidRPr="005C72EE">
        <w:rPr>
          <w:rFonts w:ascii="Times New Roman" w:hAnsi="Times New Roman" w:cs="Times New Roman"/>
          <w:kern w:val="1"/>
          <w:sz w:val="24"/>
          <w:szCs w:val="24"/>
          <w:lang w:eastAsia="zh-CN"/>
        </w:rPr>
        <w:instrText>刘永鑫</w:instrText>
      </w:r>
      <w:r w:rsidRPr="005C72EE">
        <w:rPr>
          <w:rFonts w:ascii="Times New Roman" w:hAnsi="Times New Roman" w:cs="Times New Roman"/>
          <w:kern w:val="1"/>
          <w:sz w:val="24"/>
          <w:szCs w:val="24"/>
          <w:lang w:eastAsia="zh-CN"/>
        </w:rPr>
        <w:instrText>&lt;/Author&gt;&lt;Year&gt;2019&lt;/Year&gt;&lt;RecNum&gt;431&lt;/RecNum&gt;&lt;DisplayText&gt;&lt;style font="Arial"&gt;(</w:instrText>
      </w:r>
      <w:r w:rsidRPr="005C72EE">
        <w:rPr>
          <w:rFonts w:ascii="Times New Roman" w:hAnsi="Times New Roman" w:cs="Times New Roman"/>
          <w:kern w:val="1"/>
          <w:sz w:val="24"/>
          <w:szCs w:val="24"/>
          <w:lang w:eastAsia="zh-CN"/>
        </w:rPr>
        <w:instrText>刘永鑫</w:instrText>
      </w:r>
      <w:r w:rsidRPr="005C72EE">
        <w:rPr>
          <w:rFonts w:ascii="Times New Roman" w:hAnsi="Times New Roman" w:cs="Times New Roman"/>
          <w:kern w:val="1"/>
          <w:sz w:val="24"/>
          <w:szCs w:val="24"/>
          <w:lang w:eastAsia="zh-CN"/>
        </w:rPr>
        <w:instrText>&lt;/style&gt;&lt;style face="italic" font="Arial"&gt;</w:instrText>
      </w:r>
      <w:r w:rsidRPr="005C72EE">
        <w:rPr>
          <w:rFonts w:ascii="Times New Roman" w:hAnsi="Times New Roman" w:cs="Times New Roman"/>
          <w:kern w:val="1"/>
          <w:sz w:val="24"/>
          <w:szCs w:val="24"/>
          <w:lang w:eastAsia="zh-CN"/>
        </w:rPr>
        <w:instrText>等，</w:instrText>
      </w:r>
      <w:r w:rsidRPr="005C72EE">
        <w:rPr>
          <w:rFonts w:ascii="Times New Roman" w:hAnsi="Times New Roman" w:cs="Times New Roman"/>
          <w:kern w:val="1"/>
          <w:sz w:val="24"/>
          <w:szCs w:val="24"/>
          <w:lang w:eastAsia="zh-CN"/>
        </w:rPr>
        <w:instrText>&lt;/style&gt;&lt;style font="Arial"&gt; 2019)&lt;/style&gt;&lt;/DisplayText&gt;&lt;record&gt;&lt;rec-number&gt;431&lt;/rec-number&gt;&lt;foreign-keys&gt;&lt;key app="EN" db-id="vstwvrevg90p50eed995xsvpzfste2atavda" timestamp="1567508312" guid="710ef16b-a2a6-4721-89c8-64ef9a59e6de"&gt;431&lt;/key&gt;&lt;key app="ENWeb" db-id=""&gt;0&lt;/key&gt;&lt;/foreign-keys&gt;&lt;ref-type name="Journal Article"&gt;17&lt;/ref-type&gt;&lt;contributors&gt;&lt;authors&gt;&lt;author&gt;</w:instrText>
      </w:r>
      <w:r w:rsidRPr="005C72EE">
        <w:rPr>
          <w:rFonts w:ascii="Times New Roman" w:hAnsi="Times New Roman" w:cs="Times New Roman"/>
          <w:kern w:val="1"/>
          <w:sz w:val="24"/>
          <w:szCs w:val="24"/>
          <w:lang w:eastAsia="zh-CN"/>
        </w:rPr>
        <w:instrText>刘永鑫</w:instrText>
      </w:r>
      <w:r w:rsidRPr="005C72EE">
        <w:rPr>
          <w:rFonts w:ascii="Times New Roman" w:hAnsi="Times New Roman" w:cs="Times New Roman"/>
          <w:kern w:val="1"/>
          <w:sz w:val="24"/>
          <w:szCs w:val="24"/>
          <w:lang w:eastAsia="zh-CN"/>
        </w:rPr>
        <w:instrText>&lt;/author&gt;&lt;author&gt;</w:instrText>
      </w:r>
      <w:r w:rsidRPr="005C72EE">
        <w:rPr>
          <w:rFonts w:ascii="Times New Roman" w:hAnsi="Times New Roman" w:cs="Times New Roman"/>
          <w:kern w:val="1"/>
          <w:sz w:val="24"/>
          <w:szCs w:val="24"/>
          <w:lang w:eastAsia="zh-CN"/>
        </w:rPr>
        <w:instrText>秦媛</w:instrText>
      </w:r>
      <w:r w:rsidRPr="005C72EE">
        <w:rPr>
          <w:rFonts w:ascii="Times New Roman" w:hAnsi="Times New Roman" w:cs="Times New Roman"/>
          <w:kern w:val="1"/>
          <w:sz w:val="24"/>
          <w:szCs w:val="24"/>
          <w:lang w:eastAsia="zh-CN"/>
        </w:rPr>
        <w:instrText>&lt;/author&gt;&lt;author&gt;</w:instrText>
      </w:r>
      <w:r w:rsidRPr="005C72EE">
        <w:rPr>
          <w:rFonts w:ascii="Times New Roman" w:hAnsi="Times New Roman" w:cs="Times New Roman"/>
          <w:kern w:val="1"/>
          <w:sz w:val="24"/>
          <w:szCs w:val="24"/>
          <w:lang w:eastAsia="zh-CN"/>
        </w:rPr>
        <w:instrText>郭晓璇</w:instrText>
      </w:r>
      <w:r w:rsidRPr="005C72EE">
        <w:rPr>
          <w:rFonts w:ascii="Times New Roman" w:hAnsi="Times New Roman" w:cs="Times New Roman"/>
          <w:kern w:val="1"/>
          <w:sz w:val="24"/>
          <w:szCs w:val="24"/>
          <w:lang w:eastAsia="zh-CN"/>
        </w:rPr>
        <w:instrText>&lt;/author&gt;&lt;author&gt;</w:instrText>
      </w:r>
      <w:r w:rsidRPr="005C72EE">
        <w:rPr>
          <w:rFonts w:ascii="Times New Roman" w:hAnsi="Times New Roman" w:cs="Times New Roman"/>
          <w:kern w:val="1"/>
          <w:sz w:val="24"/>
          <w:szCs w:val="24"/>
          <w:lang w:eastAsia="zh-CN"/>
        </w:rPr>
        <w:instrText>白洋</w:instrText>
      </w:r>
      <w:r w:rsidRPr="005C72EE">
        <w:rPr>
          <w:rFonts w:ascii="Times New Roman" w:hAnsi="Times New Roman" w:cs="Times New Roman"/>
          <w:kern w:val="1"/>
          <w:sz w:val="24"/>
          <w:szCs w:val="24"/>
          <w:lang w:eastAsia="zh-CN"/>
        </w:rPr>
        <w:instrText>&lt;/author&gt;&lt;/authors&gt;&lt;/contributors&gt;&lt;titles&gt;&lt;title&gt;</w:instrText>
      </w:r>
      <w:r w:rsidRPr="005C72EE">
        <w:rPr>
          <w:rFonts w:ascii="Times New Roman" w:hAnsi="Times New Roman" w:cs="Times New Roman"/>
          <w:kern w:val="1"/>
          <w:sz w:val="24"/>
          <w:szCs w:val="24"/>
          <w:lang w:eastAsia="zh-CN"/>
        </w:rPr>
        <w:instrText>微生物组数据分析方法与应用</w:instrText>
      </w:r>
      <w:r w:rsidRPr="005C72EE">
        <w:rPr>
          <w:rFonts w:ascii="Times New Roman" w:hAnsi="Times New Roman" w:cs="Times New Roman"/>
          <w:kern w:val="1"/>
          <w:sz w:val="24"/>
          <w:szCs w:val="24"/>
          <w:lang w:eastAsia="zh-CN"/>
        </w:rPr>
        <w:instrText>&lt;/title&gt;&lt;secondary-title&gt;</w:instrText>
      </w:r>
      <w:r w:rsidRPr="005C72EE">
        <w:rPr>
          <w:rFonts w:ascii="Times New Roman" w:hAnsi="Times New Roman" w:cs="Times New Roman"/>
          <w:kern w:val="1"/>
          <w:sz w:val="24"/>
          <w:szCs w:val="24"/>
          <w:lang w:eastAsia="zh-CN"/>
        </w:rPr>
        <w:instrText>遗传</w:instrText>
      </w:r>
      <w:r w:rsidRPr="005C72EE">
        <w:rPr>
          <w:rFonts w:ascii="Times New Roman" w:hAnsi="Times New Roman" w:cs="Times New Roman"/>
          <w:kern w:val="1"/>
          <w:sz w:val="24"/>
          <w:szCs w:val="24"/>
          <w:lang w:eastAsia="zh-CN"/>
        </w:rPr>
        <w:instrText>&lt;/secondary-title&gt;&lt;/titles&gt;&lt;pages&gt;845-826&lt;/pages&gt;&lt;volume&gt;41&lt;/volume&gt;&lt;number&gt;9&lt;/number&gt;&lt;keywords&gt;&lt;keyword&gt;</w:instrText>
      </w:r>
      <w:r w:rsidRPr="005C72EE">
        <w:rPr>
          <w:rFonts w:ascii="Times New Roman" w:hAnsi="Times New Roman" w:cs="Times New Roman"/>
          <w:kern w:val="1"/>
          <w:sz w:val="24"/>
          <w:szCs w:val="24"/>
          <w:lang w:eastAsia="zh-CN"/>
        </w:rPr>
        <w:instrText>微生物组</w:instrText>
      </w:r>
      <w:r w:rsidRPr="005C72EE">
        <w:rPr>
          <w:rFonts w:ascii="Times New Roman" w:hAnsi="Times New Roman" w:cs="Times New Roman"/>
          <w:kern w:val="1"/>
          <w:sz w:val="24"/>
          <w:szCs w:val="24"/>
          <w:lang w:eastAsia="zh-CN"/>
        </w:rPr>
        <w:instrText>&lt;/keyword&gt;&lt;keyword&gt;</w:instrText>
      </w:r>
      <w:r w:rsidRPr="005C72EE">
        <w:rPr>
          <w:rFonts w:ascii="Times New Roman" w:hAnsi="Times New Roman" w:cs="Times New Roman"/>
          <w:kern w:val="1"/>
          <w:sz w:val="24"/>
          <w:szCs w:val="24"/>
          <w:lang w:eastAsia="zh-CN"/>
        </w:rPr>
        <w:instrText>数据分析</w:instrText>
      </w:r>
      <w:r w:rsidRPr="005C72EE">
        <w:rPr>
          <w:rFonts w:ascii="Times New Roman" w:hAnsi="Times New Roman" w:cs="Times New Roman"/>
          <w:kern w:val="1"/>
          <w:sz w:val="24"/>
          <w:szCs w:val="24"/>
          <w:lang w:eastAsia="zh-CN"/>
        </w:rPr>
        <w:instrText>&lt;/keyword&gt;&lt;keyword&gt;</w:instrText>
      </w:r>
      <w:r w:rsidRPr="005C72EE">
        <w:rPr>
          <w:rFonts w:ascii="Times New Roman" w:hAnsi="Times New Roman" w:cs="Times New Roman"/>
          <w:kern w:val="1"/>
          <w:sz w:val="24"/>
          <w:szCs w:val="24"/>
          <w:lang w:eastAsia="zh-CN"/>
        </w:rPr>
        <w:instrText>扩增子</w:instrText>
      </w:r>
      <w:r w:rsidRPr="005C72EE">
        <w:rPr>
          <w:rFonts w:ascii="Times New Roman" w:hAnsi="Times New Roman" w:cs="Times New Roman"/>
          <w:kern w:val="1"/>
          <w:sz w:val="24"/>
          <w:szCs w:val="24"/>
          <w:lang w:eastAsia="zh-CN"/>
        </w:rPr>
        <w:instrText>&lt;/keyword&gt;&lt;keyword&gt;</w:instrText>
      </w:r>
      <w:r w:rsidRPr="005C72EE">
        <w:rPr>
          <w:rFonts w:ascii="Times New Roman" w:hAnsi="Times New Roman" w:cs="Times New Roman"/>
          <w:kern w:val="1"/>
          <w:sz w:val="24"/>
          <w:szCs w:val="24"/>
          <w:lang w:eastAsia="zh-CN"/>
        </w:rPr>
        <w:instrText>宏基因组</w:instrText>
      </w:r>
      <w:r w:rsidRPr="005C72EE">
        <w:rPr>
          <w:rFonts w:ascii="Times New Roman" w:hAnsi="Times New Roman" w:cs="Times New Roman"/>
          <w:kern w:val="1"/>
          <w:sz w:val="24"/>
          <w:szCs w:val="24"/>
          <w:lang w:eastAsia="zh-CN"/>
        </w:rPr>
        <w:instrText>&lt;/keyword&gt;&lt;keyword&gt;</w:instrText>
      </w:r>
      <w:r w:rsidRPr="005C72EE">
        <w:rPr>
          <w:rFonts w:ascii="Times New Roman" w:hAnsi="Times New Roman" w:cs="Times New Roman"/>
          <w:kern w:val="1"/>
          <w:sz w:val="24"/>
          <w:szCs w:val="24"/>
          <w:lang w:eastAsia="zh-CN"/>
        </w:rPr>
        <w:instrText>分析流程</w:instrText>
      </w:r>
      <w:r w:rsidRPr="005C72EE">
        <w:rPr>
          <w:rFonts w:ascii="Times New Roman" w:hAnsi="Times New Roman" w:cs="Times New Roman"/>
          <w:kern w:val="1"/>
          <w:sz w:val="24"/>
          <w:szCs w:val="24"/>
          <w:lang w:eastAsia="zh-CN"/>
        </w:rPr>
        <w:instrText>&lt;/keyword&gt;&lt;/keywords&gt;&lt;dates&gt;&lt;year&gt;2019&lt;/year&gt;&lt;pub-dates&gt;&lt;date&gt;2019-09-02&lt;/date&gt;&lt;/pub-dates&gt;&lt;/dates&gt;&lt;urls&gt;&lt;related-urls&gt;&lt;url&gt;http://www.chinagene.cn/CN/10.16288/j.yczz.19-222&lt;/url&gt;&lt;/related-urls&gt;&lt;/urls&gt;&lt;electronic-resource-num&gt;10.16288/j.yczz.19-222&lt;/electronic-resource-num&gt;&lt;/record&gt;&lt;/Cite&gt;&lt;/EndNote&gt;</w:instrText>
      </w:r>
      <w:r w:rsidRPr="005C72EE">
        <w:rPr>
          <w:rFonts w:ascii="Times New Roman" w:hAnsi="Times New Roman" w:cs="Times New Roman"/>
          <w:kern w:val="1"/>
          <w:sz w:val="24"/>
          <w:szCs w:val="24"/>
          <w:lang w:eastAsia="zh-CN"/>
        </w:rPr>
        <w:fldChar w:fldCharType="separate"/>
      </w:r>
      <w:r w:rsidRPr="005C72EE">
        <w:rPr>
          <w:rFonts w:ascii="Times New Roman" w:hAnsi="Times New Roman" w:cs="Times New Roman"/>
          <w:noProof/>
          <w:kern w:val="1"/>
          <w:sz w:val="24"/>
          <w:szCs w:val="24"/>
          <w:lang w:eastAsia="zh-CN"/>
        </w:rPr>
        <w:t>(Zhang</w:t>
      </w:r>
      <w:r w:rsidRPr="005C72EE">
        <w:rPr>
          <w:rFonts w:ascii="Times New Roman" w:hAnsi="Times New Roman" w:cs="Times New Roman"/>
          <w:i/>
          <w:noProof/>
          <w:kern w:val="1"/>
          <w:sz w:val="24"/>
          <w:szCs w:val="24"/>
          <w:lang w:eastAsia="zh-CN"/>
        </w:rPr>
        <w:t>等，</w:t>
      </w:r>
      <w:r w:rsidRPr="005C72EE">
        <w:rPr>
          <w:rFonts w:ascii="Times New Roman" w:hAnsi="Times New Roman" w:cs="Times New Roman"/>
          <w:noProof/>
          <w:kern w:val="1"/>
          <w:sz w:val="24"/>
          <w:szCs w:val="24"/>
          <w:lang w:eastAsia="zh-CN"/>
        </w:rPr>
        <w:t xml:space="preserve"> 2019)</w:t>
      </w:r>
      <w:r w:rsidRPr="005C72EE">
        <w:rPr>
          <w:rFonts w:ascii="Times New Roman" w:hAnsi="Times New Roman" w:cs="Times New Roman"/>
          <w:kern w:val="1"/>
          <w:sz w:val="24"/>
          <w:szCs w:val="24"/>
          <w:lang w:eastAsia="zh-CN"/>
        </w:rPr>
        <w:fldChar w:fldCharType="end"/>
      </w:r>
      <w:r w:rsidRPr="005C72EE">
        <w:rPr>
          <w:rFonts w:ascii="Times New Roman" w:hAnsi="Times New Roman" w:cs="Times New Roman"/>
          <w:kern w:val="1"/>
          <w:sz w:val="24"/>
          <w:szCs w:val="24"/>
          <w:lang w:eastAsia="zh-CN"/>
        </w:rPr>
        <w:t>和抵抗疾病</w:t>
      </w:r>
      <w:r w:rsidRPr="005C72EE">
        <w:rPr>
          <w:rFonts w:ascii="Times New Roman" w:hAnsi="Times New Roman" w:cs="Times New Roman"/>
          <w:kern w:val="1"/>
          <w:sz w:val="24"/>
          <w:szCs w:val="24"/>
          <w:lang w:eastAsia="zh-CN"/>
        </w:rPr>
        <w:fldChar w:fldCharType="begin"/>
      </w:r>
      <w:r w:rsidRPr="005C72EE">
        <w:rPr>
          <w:rFonts w:ascii="Times New Roman" w:hAnsi="Times New Roman" w:cs="Times New Roman"/>
          <w:kern w:val="1"/>
          <w:sz w:val="24"/>
          <w:szCs w:val="24"/>
          <w:lang w:eastAsia="zh-CN"/>
        </w:rPr>
        <w:instrText xml:space="preserve"> ADDIN EN.CITE &lt;EndNote&gt;&lt;Cite&gt;&lt;Author&gt;</w:instrText>
      </w:r>
      <w:r w:rsidRPr="005C72EE">
        <w:rPr>
          <w:rFonts w:ascii="Times New Roman" w:hAnsi="Times New Roman" w:cs="Times New Roman"/>
          <w:kern w:val="1"/>
          <w:sz w:val="24"/>
          <w:szCs w:val="24"/>
          <w:lang w:eastAsia="zh-CN"/>
        </w:rPr>
        <w:instrText>刘永鑫</w:instrText>
      </w:r>
      <w:r w:rsidRPr="005C72EE">
        <w:rPr>
          <w:rFonts w:ascii="Times New Roman" w:hAnsi="Times New Roman" w:cs="Times New Roman"/>
          <w:kern w:val="1"/>
          <w:sz w:val="24"/>
          <w:szCs w:val="24"/>
          <w:lang w:eastAsia="zh-CN"/>
        </w:rPr>
        <w:instrText>&lt;/Author&gt;&lt;Year&gt;2019&lt;/Year&gt;&lt;RecNum&gt;431&lt;/RecNum&gt;&lt;DisplayText&gt;&lt;style font="Arial"&gt;(</w:instrText>
      </w:r>
      <w:r w:rsidRPr="005C72EE">
        <w:rPr>
          <w:rFonts w:ascii="Times New Roman" w:hAnsi="Times New Roman" w:cs="Times New Roman"/>
          <w:kern w:val="1"/>
          <w:sz w:val="24"/>
          <w:szCs w:val="24"/>
          <w:lang w:eastAsia="zh-CN"/>
        </w:rPr>
        <w:instrText>刘永鑫</w:instrText>
      </w:r>
      <w:r w:rsidRPr="005C72EE">
        <w:rPr>
          <w:rFonts w:ascii="Times New Roman" w:hAnsi="Times New Roman" w:cs="Times New Roman"/>
          <w:kern w:val="1"/>
          <w:sz w:val="24"/>
          <w:szCs w:val="24"/>
          <w:lang w:eastAsia="zh-CN"/>
        </w:rPr>
        <w:instrText>&lt;/style&gt;&lt;style face="italic" font="Arial"&gt;</w:instrText>
      </w:r>
      <w:r w:rsidRPr="005C72EE">
        <w:rPr>
          <w:rFonts w:ascii="Times New Roman" w:hAnsi="Times New Roman" w:cs="Times New Roman"/>
          <w:kern w:val="1"/>
          <w:sz w:val="24"/>
          <w:szCs w:val="24"/>
          <w:lang w:eastAsia="zh-CN"/>
        </w:rPr>
        <w:instrText>等，</w:instrText>
      </w:r>
      <w:r w:rsidRPr="005C72EE">
        <w:rPr>
          <w:rFonts w:ascii="Times New Roman" w:hAnsi="Times New Roman" w:cs="Times New Roman"/>
          <w:kern w:val="1"/>
          <w:sz w:val="24"/>
          <w:szCs w:val="24"/>
          <w:lang w:eastAsia="zh-CN"/>
        </w:rPr>
        <w:instrText>&lt;/style&gt;&lt;style font="Arial"&gt; 2019)&lt;/style&gt;&lt;/DisplayText&gt;&lt;record&gt;&lt;rec-number&gt;431&lt;/rec-number&gt;&lt;foreign-keys&gt;&lt;key app="EN" db-id="vstwvrevg90p50eed995xsvpzfste2atavda" timestamp="1567508312" guid="710ef16b-a2a6-4721-89c8-64ef9a59e6de"&gt;431&lt;/key&gt;&lt;key app="ENWeb" db-id=""&gt;0&lt;/key&gt;&lt;/foreign-keys&gt;&lt;ref-type name="Journal Article"&gt;17&lt;/ref-type&gt;&lt;contributors&gt;&lt;authors&gt;&lt;author&gt;</w:instrText>
      </w:r>
      <w:r w:rsidRPr="005C72EE">
        <w:rPr>
          <w:rFonts w:ascii="Times New Roman" w:hAnsi="Times New Roman" w:cs="Times New Roman"/>
          <w:kern w:val="1"/>
          <w:sz w:val="24"/>
          <w:szCs w:val="24"/>
          <w:lang w:eastAsia="zh-CN"/>
        </w:rPr>
        <w:instrText>刘永鑫</w:instrText>
      </w:r>
      <w:r w:rsidRPr="005C72EE">
        <w:rPr>
          <w:rFonts w:ascii="Times New Roman" w:hAnsi="Times New Roman" w:cs="Times New Roman"/>
          <w:kern w:val="1"/>
          <w:sz w:val="24"/>
          <w:szCs w:val="24"/>
          <w:lang w:eastAsia="zh-CN"/>
        </w:rPr>
        <w:instrText>&lt;/author&gt;&lt;author&gt;</w:instrText>
      </w:r>
      <w:r w:rsidRPr="005C72EE">
        <w:rPr>
          <w:rFonts w:ascii="Times New Roman" w:hAnsi="Times New Roman" w:cs="Times New Roman"/>
          <w:kern w:val="1"/>
          <w:sz w:val="24"/>
          <w:szCs w:val="24"/>
          <w:lang w:eastAsia="zh-CN"/>
        </w:rPr>
        <w:instrText>秦媛</w:instrText>
      </w:r>
      <w:r w:rsidRPr="005C72EE">
        <w:rPr>
          <w:rFonts w:ascii="Times New Roman" w:hAnsi="Times New Roman" w:cs="Times New Roman"/>
          <w:kern w:val="1"/>
          <w:sz w:val="24"/>
          <w:szCs w:val="24"/>
          <w:lang w:eastAsia="zh-CN"/>
        </w:rPr>
        <w:instrText>&lt;/author&gt;&lt;author&gt;</w:instrText>
      </w:r>
      <w:r w:rsidRPr="005C72EE">
        <w:rPr>
          <w:rFonts w:ascii="Times New Roman" w:hAnsi="Times New Roman" w:cs="Times New Roman"/>
          <w:kern w:val="1"/>
          <w:sz w:val="24"/>
          <w:szCs w:val="24"/>
          <w:lang w:eastAsia="zh-CN"/>
        </w:rPr>
        <w:instrText>郭晓璇</w:instrText>
      </w:r>
      <w:r w:rsidRPr="005C72EE">
        <w:rPr>
          <w:rFonts w:ascii="Times New Roman" w:hAnsi="Times New Roman" w:cs="Times New Roman"/>
          <w:kern w:val="1"/>
          <w:sz w:val="24"/>
          <w:szCs w:val="24"/>
          <w:lang w:eastAsia="zh-CN"/>
        </w:rPr>
        <w:instrText>&lt;/author&gt;&lt;author&gt;</w:instrText>
      </w:r>
      <w:r w:rsidRPr="005C72EE">
        <w:rPr>
          <w:rFonts w:ascii="Times New Roman" w:hAnsi="Times New Roman" w:cs="Times New Roman"/>
          <w:kern w:val="1"/>
          <w:sz w:val="24"/>
          <w:szCs w:val="24"/>
          <w:lang w:eastAsia="zh-CN"/>
        </w:rPr>
        <w:instrText>白洋</w:instrText>
      </w:r>
      <w:r w:rsidRPr="005C72EE">
        <w:rPr>
          <w:rFonts w:ascii="Times New Roman" w:hAnsi="Times New Roman" w:cs="Times New Roman"/>
          <w:kern w:val="1"/>
          <w:sz w:val="24"/>
          <w:szCs w:val="24"/>
          <w:lang w:eastAsia="zh-CN"/>
        </w:rPr>
        <w:instrText>&lt;/author&gt;&lt;/authors&gt;&lt;/contributors&gt;&lt;titles&gt;&lt;title&gt;</w:instrText>
      </w:r>
      <w:r w:rsidRPr="005C72EE">
        <w:rPr>
          <w:rFonts w:ascii="Times New Roman" w:hAnsi="Times New Roman" w:cs="Times New Roman"/>
          <w:kern w:val="1"/>
          <w:sz w:val="24"/>
          <w:szCs w:val="24"/>
          <w:lang w:eastAsia="zh-CN"/>
        </w:rPr>
        <w:instrText>微生物组数据分析方法与应用</w:instrText>
      </w:r>
      <w:r w:rsidRPr="005C72EE">
        <w:rPr>
          <w:rFonts w:ascii="Times New Roman" w:hAnsi="Times New Roman" w:cs="Times New Roman"/>
          <w:kern w:val="1"/>
          <w:sz w:val="24"/>
          <w:szCs w:val="24"/>
          <w:lang w:eastAsia="zh-CN"/>
        </w:rPr>
        <w:instrText>&lt;/title&gt;&lt;secondary-title&gt;</w:instrText>
      </w:r>
      <w:r w:rsidRPr="005C72EE">
        <w:rPr>
          <w:rFonts w:ascii="Times New Roman" w:hAnsi="Times New Roman" w:cs="Times New Roman"/>
          <w:kern w:val="1"/>
          <w:sz w:val="24"/>
          <w:szCs w:val="24"/>
          <w:lang w:eastAsia="zh-CN"/>
        </w:rPr>
        <w:instrText>遗传</w:instrText>
      </w:r>
      <w:r w:rsidRPr="005C72EE">
        <w:rPr>
          <w:rFonts w:ascii="Times New Roman" w:hAnsi="Times New Roman" w:cs="Times New Roman"/>
          <w:kern w:val="1"/>
          <w:sz w:val="24"/>
          <w:szCs w:val="24"/>
          <w:lang w:eastAsia="zh-CN"/>
        </w:rPr>
        <w:instrText>&lt;/secondary-title&gt;&lt;/titles&gt;&lt;pages&gt;845-826&lt;/pages&gt;&lt;volume&gt;41&lt;/volume&gt;&lt;number&gt;9&lt;/number&gt;&lt;keywords&gt;&lt;keyword&gt;</w:instrText>
      </w:r>
      <w:r w:rsidRPr="005C72EE">
        <w:rPr>
          <w:rFonts w:ascii="Times New Roman" w:hAnsi="Times New Roman" w:cs="Times New Roman"/>
          <w:kern w:val="1"/>
          <w:sz w:val="24"/>
          <w:szCs w:val="24"/>
          <w:lang w:eastAsia="zh-CN"/>
        </w:rPr>
        <w:instrText>微生物组</w:instrText>
      </w:r>
      <w:r w:rsidRPr="005C72EE">
        <w:rPr>
          <w:rFonts w:ascii="Times New Roman" w:hAnsi="Times New Roman" w:cs="Times New Roman"/>
          <w:kern w:val="1"/>
          <w:sz w:val="24"/>
          <w:szCs w:val="24"/>
          <w:lang w:eastAsia="zh-CN"/>
        </w:rPr>
        <w:instrText>&lt;/keyword&gt;&lt;keyword&gt;</w:instrText>
      </w:r>
      <w:r w:rsidRPr="005C72EE">
        <w:rPr>
          <w:rFonts w:ascii="Times New Roman" w:hAnsi="Times New Roman" w:cs="Times New Roman"/>
          <w:kern w:val="1"/>
          <w:sz w:val="24"/>
          <w:szCs w:val="24"/>
          <w:lang w:eastAsia="zh-CN"/>
        </w:rPr>
        <w:instrText>数据分析</w:instrText>
      </w:r>
      <w:r w:rsidRPr="005C72EE">
        <w:rPr>
          <w:rFonts w:ascii="Times New Roman" w:hAnsi="Times New Roman" w:cs="Times New Roman"/>
          <w:kern w:val="1"/>
          <w:sz w:val="24"/>
          <w:szCs w:val="24"/>
          <w:lang w:eastAsia="zh-CN"/>
        </w:rPr>
        <w:instrText>&lt;/keyword&gt;&lt;keyword&gt;</w:instrText>
      </w:r>
      <w:r w:rsidRPr="005C72EE">
        <w:rPr>
          <w:rFonts w:ascii="Times New Roman" w:hAnsi="Times New Roman" w:cs="Times New Roman"/>
          <w:kern w:val="1"/>
          <w:sz w:val="24"/>
          <w:szCs w:val="24"/>
          <w:lang w:eastAsia="zh-CN"/>
        </w:rPr>
        <w:instrText>扩增子</w:instrText>
      </w:r>
      <w:r w:rsidRPr="005C72EE">
        <w:rPr>
          <w:rFonts w:ascii="Times New Roman" w:hAnsi="Times New Roman" w:cs="Times New Roman"/>
          <w:kern w:val="1"/>
          <w:sz w:val="24"/>
          <w:szCs w:val="24"/>
          <w:lang w:eastAsia="zh-CN"/>
        </w:rPr>
        <w:instrText>&lt;/keyword&gt;&lt;keyword&gt;</w:instrText>
      </w:r>
      <w:r w:rsidRPr="005C72EE">
        <w:rPr>
          <w:rFonts w:ascii="Times New Roman" w:hAnsi="Times New Roman" w:cs="Times New Roman"/>
          <w:kern w:val="1"/>
          <w:sz w:val="24"/>
          <w:szCs w:val="24"/>
          <w:lang w:eastAsia="zh-CN"/>
        </w:rPr>
        <w:instrText>宏基因组</w:instrText>
      </w:r>
      <w:r w:rsidRPr="005C72EE">
        <w:rPr>
          <w:rFonts w:ascii="Times New Roman" w:hAnsi="Times New Roman" w:cs="Times New Roman"/>
          <w:kern w:val="1"/>
          <w:sz w:val="24"/>
          <w:szCs w:val="24"/>
          <w:lang w:eastAsia="zh-CN"/>
        </w:rPr>
        <w:instrText>&lt;/keyword&gt;&lt;keyword&gt;</w:instrText>
      </w:r>
      <w:r w:rsidRPr="005C72EE">
        <w:rPr>
          <w:rFonts w:ascii="Times New Roman" w:hAnsi="Times New Roman" w:cs="Times New Roman"/>
          <w:kern w:val="1"/>
          <w:sz w:val="24"/>
          <w:szCs w:val="24"/>
          <w:lang w:eastAsia="zh-CN"/>
        </w:rPr>
        <w:instrText>分析流程</w:instrText>
      </w:r>
      <w:r w:rsidRPr="005C72EE">
        <w:rPr>
          <w:rFonts w:ascii="Times New Roman" w:hAnsi="Times New Roman" w:cs="Times New Roman"/>
          <w:kern w:val="1"/>
          <w:sz w:val="24"/>
          <w:szCs w:val="24"/>
          <w:lang w:eastAsia="zh-CN"/>
        </w:rPr>
        <w:instrText>&lt;/keyword&gt;&lt;/keywords&gt;&lt;dates&gt;&lt;year&gt;2019&lt;/year&gt;&lt;pub-dates&gt;&lt;date&gt;2019-09-02&lt;/date&gt;&lt;/pub-dates&gt;&lt;/dates&gt;&lt;urls&gt;&lt;related-urls&gt;&lt;url&gt;http://www.chinagene.cn/CN/10.16288/j.yczz.19-222&lt;/url&gt;&lt;/related-urls&gt;&lt;/urls&gt;&lt;electronic-resource-num&gt;10.16288/j.yczz.19-222&lt;/electronic-resource-num&gt;&lt;/record&gt;&lt;/Cite&gt;&lt;/EndNote&gt;</w:instrText>
      </w:r>
      <w:r w:rsidRPr="005C72EE">
        <w:rPr>
          <w:rFonts w:ascii="Times New Roman" w:hAnsi="Times New Roman" w:cs="Times New Roman"/>
          <w:kern w:val="1"/>
          <w:sz w:val="24"/>
          <w:szCs w:val="24"/>
          <w:lang w:eastAsia="zh-CN"/>
        </w:rPr>
        <w:fldChar w:fldCharType="separate"/>
      </w:r>
      <w:r w:rsidRPr="005C72EE">
        <w:rPr>
          <w:rFonts w:ascii="Times New Roman" w:hAnsi="Times New Roman" w:cs="Times New Roman"/>
          <w:noProof/>
          <w:kern w:val="1"/>
          <w:sz w:val="24"/>
          <w:szCs w:val="24"/>
          <w:lang w:eastAsia="zh-CN"/>
        </w:rPr>
        <w:t>(Paloma</w:t>
      </w:r>
      <w:r w:rsidRPr="005C72EE">
        <w:rPr>
          <w:rFonts w:ascii="Times New Roman" w:hAnsi="Times New Roman" w:cs="Times New Roman"/>
          <w:i/>
          <w:noProof/>
          <w:kern w:val="1"/>
          <w:sz w:val="24"/>
          <w:szCs w:val="24"/>
          <w:lang w:eastAsia="zh-CN"/>
        </w:rPr>
        <w:t>等，</w:t>
      </w:r>
      <w:r w:rsidRPr="005C72EE">
        <w:rPr>
          <w:rFonts w:ascii="Times New Roman" w:hAnsi="Times New Roman" w:cs="Times New Roman"/>
          <w:noProof/>
          <w:kern w:val="1"/>
          <w:sz w:val="24"/>
          <w:szCs w:val="24"/>
          <w:lang w:eastAsia="zh-CN"/>
        </w:rPr>
        <w:t xml:space="preserve"> 2018)</w:t>
      </w:r>
      <w:r w:rsidRPr="005C72EE">
        <w:rPr>
          <w:rFonts w:ascii="Times New Roman" w:hAnsi="Times New Roman" w:cs="Times New Roman"/>
          <w:kern w:val="1"/>
          <w:sz w:val="24"/>
          <w:szCs w:val="24"/>
          <w:lang w:eastAsia="zh-CN"/>
        </w:rPr>
        <w:fldChar w:fldCharType="end"/>
      </w:r>
      <w:r w:rsidRPr="005C72EE">
        <w:rPr>
          <w:rFonts w:ascii="Times New Roman" w:hAnsi="Times New Roman" w:cs="Times New Roman"/>
          <w:kern w:val="1"/>
          <w:sz w:val="24"/>
          <w:szCs w:val="24"/>
          <w:lang w:eastAsia="zh-CN"/>
        </w:rPr>
        <w:t>等方面发挥着重要功能。本文以水稻为例，从水稻田间种植、根与根际土样本的采集、</w:t>
      </w:r>
      <w:r w:rsidRPr="005C72EE">
        <w:rPr>
          <w:rFonts w:ascii="Times New Roman" w:hAnsi="Times New Roman" w:cs="Times New Roman"/>
          <w:kern w:val="1"/>
          <w:sz w:val="24"/>
          <w:szCs w:val="24"/>
          <w:lang w:eastAsia="zh-CN"/>
        </w:rPr>
        <w:t>16S</w:t>
      </w:r>
      <w:r w:rsidRPr="005C72EE">
        <w:rPr>
          <w:rFonts w:ascii="Times New Roman" w:hAnsi="Times New Roman" w:cs="Times New Roman"/>
          <w:kern w:val="1"/>
          <w:sz w:val="24"/>
          <w:szCs w:val="24"/>
          <w:lang w:eastAsia="zh-CN"/>
        </w:rPr>
        <w:t>核糖体</w:t>
      </w:r>
      <w:r w:rsidRPr="005C72EE">
        <w:rPr>
          <w:rFonts w:ascii="Times New Roman" w:hAnsi="Times New Roman" w:cs="Times New Roman"/>
          <w:kern w:val="1"/>
          <w:sz w:val="24"/>
          <w:szCs w:val="24"/>
          <w:lang w:eastAsia="zh-CN"/>
        </w:rPr>
        <w:t>RNA</w:t>
      </w:r>
      <w:del w:id="13" w:author="Liu Yong-Xin" w:date="2020-10-13T19:46:00Z">
        <w:r w:rsidRPr="005C72EE" w:rsidDel="00121F82">
          <w:rPr>
            <w:rFonts w:ascii="Times New Roman" w:hAnsi="Times New Roman" w:cs="Times New Roman"/>
            <w:kern w:val="1"/>
            <w:sz w:val="24"/>
            <w:szCs w:val="24"/>
            <w:lang w:eastAsia="zh-CN"/>
          </w:rPr>
          <w:delText>（</w:delText>
        </w:r>
      </w:del>
      <w:ins w:id="14" w:author="Liu Yong-Xin" w:date="2020-10-13T19:46:00Z">
        <w:r w:rsidR="00121F82">
          <w:rPr>
            <w:rFonts w:ascii="Times New Roman" w:hAnsi="Times New Roman" w:cs="Times New Roman"/>
            <w:kern w:val="1"/>
            <w:sz w:val="24"/>
            <w:szCs w:val="24"/>
            <w:lang w:eastAsia="zh-CN"/>
          </w:rPr>
          <w:t>(</w:t>
        </w:r>
      </w:ins>
      <w:r w:rsidRPr="005C72EE">
        <w:rPr>
          <w:rFonts w:ascii="Times New Roman" w:hAnsi="Times New Roman" w:cs="Times New Roman"/>
          <w:kern w:val="1"/>
          <w:sz w:val="24"/>
          <w:szCs w:val="24"/>
          <w:lang w:eastAsia="zh-CN"/>
        </w:rPr>
        <w:t>rRNA</w:t>
      </w:r>
      <w:del w:id="15" w:author="Liu Yong-Xin" w:date="2020-10-13T19:46:00Z">
        <w:r w:rsidRPr="005C72EE" w:rsidDel="00121F82">
          <w:rPr>
            <w:rFonts w:ascii="Times New Roman" w:hAnsi="Times New Roman" w:cs="Times New Roman"/>
            <w:kern w:val="1"/>
            <w:sz w:val="24"/>
            <w:szCs w:val="24"/>
            <w:lang w:eastAsia="zh-CN"/>
          </w:rPr>
          <w:delText>）</w:delText>
        </w:r>
      </w:del>
      <w:ins w:id="16" w:author="Liu Yong-Xin" w:date="2020-10-13T19:46:00Z">
        <w:r w:rsidR="00121F82">
          <w:rPr>
            <w:rFonts w:ascii="Times New Roman" w:hAnsi="Times New Roman" w:cs="Times New Roman"/>
            <w:kern w:val="1"/>
            <w:sz w:val="24"/>
            <w:szCs w:val="24"/>
            <w:lang w:eastAsia="zh-CN"/>
          </w:rPr>
          <w:t>)</w:t>
        </w:r>
      </w:ins>
      <w:r w:rsidRPr="005C72EE">
        <w:rPr>
          <w:rFonts w:ascii="Times New Roman" w:hAnsi="Times New Roman" w:cs="Times New Roman"/>
          <w:kern w:val="1"/>
          <w:sz w:val="24"/>
          <w:szCs w:val="24"/>
          <w:lang w:eastAsia="zh-CN"/>
        </w:rPr>
        <w:t>基因扩增子文库构建等方面介绍了根系微生物组样本的获得与检测方法，结合</w:t>
      </w:r>
      <w:r w:rsidRPr="005C72EE">
        <w:rPr>
          <w:rFonts w:ascii="Times New Roman" w:hAnsi="Times New Roman" w:cs="Times New Roman"/>
          <w:kern w:val="1"/>
          <w:sz w:val="24"/>
          <w:szCs w:val="24"/>
          <w:lang w:eastAsia="zh-CN"/>
        </w:rPr>
        <w:t>Illumina</w:t>
      </w:r>
      <w:r w:rsidRPr="005C72EE">
        <w:rPr>
          <w:rFonts w:ascii="Times New Roman" w:hAnsi="Times New Roman" w:cs="Times New Roman"/>
          <w:kern w:val="1"/>
          <w:sz w:val="24"/>
          <w:szCs w:val="24"/>
          <w:lang w:eastAsia="zh-CN"/>
        </w:rPr>
        <w:t>测序技术和生物信息学分析可以得到微生物组的结构组成</w:t>
      </w:r>
      <w:del w:id="17" w:author="Liu Yong-Xin" w:date="2020-10-13T19:15:00Z">
        <w:r w:rsidRPr="005C72EE" w:rsidDel="00293200">
          <w:rPr>
            <w:rFonts w:ascii="Times New Roman" w:hAnsi="Times New Roman" w:cs="Times New Roman"/>
            <w:kern w:val="1"/>
            <w:sz w:val="24"/>
            <w:szCs w:val="24"/>
            <w:lang w:eastAsia="zh-CN"/>
          </w:rPr>
          <w:delText>数据</w:delText>
        </w:r>
      </w:del>
      <w:r w:rsidRPr="005C72EE">
        <w:rPr>
          <w:rFonts w:ascii="Times New Roman" w:hAnsi="Times New Roman" w:cs="Times New Roman"/>
          <w:kern w:val="1"/>
          <w:sz w:val="24"/>
          <w:szCs w:val="24"/>
          <w:lang w:eastAsia="zh-CN"/>
        </w:rPr>
        <w:t>。解析根系微生物组结构组成是阐明植物调控自身根系微生物组的机制以及探索根系微生物组与植物互作的基础，对于提高植物生产能力具有重要意义。</w:t>
      </w:r>
    </w:p>
    <w:p w14:paraId="112C9457" w14:textId="34710366" w:rsidR="00D31473" w:rsidRPr="005C72EE" w:rsidRDefault="00D31473">
      <w:pPr>
        <w:widowControl w:val="0"/>
        <w:adjustRightInd w:val="0"/>
        <w:snapToGrid w:val="0"/>
        <w:spacing w:line="360" w:lineRule="auto"/>
        <w:jc w:val="both"/>
        <w:rPr>
          <w:rFonts w:ascii="Times New Roman" w:hAnsi="Times New Roman" w:cs="Times New Roman"/>
          <w:b/>
          <w:sz w:val="24"/>
          <w:szCs w:val="24"/>
          <w:lang w:eastAsia="zh-CN"/>
        </w:rPr>
      </w:pPr>
    </w:p>
    <w:p w14:paraId="44C0EE68" w14:textId="55E70D30" w:rsidR="008F481B" w:rsidRPr="005C72EE" w:rsidRDefault="00A4170B" w:rsidP="008A2C55">
      <w:pPr>
        <w:widowControl w:val="0"/>
        <w:adjustRightInd w:val="0"/>
        <w:snapToGrid w:val="0"/>
        <w:spacing w:line="360" w:lineRule="auto"/>
        <w:outlineLvl w:val="1"/>
        <w:rPr>
          <w:rFonts w:ascii="Times New Roman" w:hAnsi="Times New Roman" w:cs="Times New Roman"/>
          <w:sz w:val="24"/>
          <w:szCs w:val="24"/>
          <w:lang w:eastAsia="zh-CN"/>
        </w:rPr>
      </w:pPr>
      <w:r w:rsidRPr="005C72EE">
        <w:rPr>
          <w:rFonts w:ascii="黑体" w:eastAsia="黑体" w:hAnsi="黑体" w:cs="Times New Roman"/>
          <w:b/>
          <w:sz w:val="24"/>
          <w:lang w:eastAsia="zh-CN"/>
        </w:rPr>
        <w:t>关键词</w:t>
      </w:r>
      <w:r w:rsidRPr="005C72EE">
        <w:rPr>
          <w:rFonts w:ascii="黑体" w:eastAsia="黑体" w:hAnsi="黑体" w:cs="Times New Roman"/>
          <w:b/>
          <w:szCs w:val="20"/>
          <w:lang w:eastAsia="zh-CN"/>
        </w:rPr>
        <w:t xml:space="preserve">: </w:t>
      </w:r>
      <w:r w:rsidR="000244C1" w:rsidRPr="005C72EE">
        <w:rPr>
          <w:rFonts w:ascii="Times New Roman" w:hAnsi="Times New Roman" w:cs="Times New Roman"/>
          <w:sz w:val="24"/>
          <w:szCs w:val="24"/>
          <w:lang w:eastAsia="zh-CN"/>
        </w:rPr>
        <w:t>水稻，</w:t>
      </w:r>
      <w:r w:rsidR="008F481B" w:rsidRPr="005C72EE">
        <w:rPr>
          <w:rFonts w:ascii="Times New Roman" w:hAnsi="Times New Roman" w:cs="Times New Roman"/>
          <w:sz w:val="24"/>
          <w:szCs w:val="24"/>
          <w:lang w:eastAsia="zh-CN"/>
        </w:rPr>
        <w:t>根系微生物组</w:t>
      </w:r>
      <w:r w:rsidRPr="005C72EE">
        <w:rPr>
          <w:rFonts w:ascii="Times New Roman" w:hAnsi="Times New Roman" w:cs="Times New Roman"/>
          <w:sz w:val="24"/>
          <w:szCs w:val="24"/>
          <w:lang w:eastAsia="zh-CN"/>
        </w:rPr>
        <w:t>，</w:t>
      </w:r>
      <w:r w:rsidR="00F64EA9" w:rsidRPr="005C72EE">
        <w:rPr>
          <w:rFonts w:ascii="Times New Roman" w:hAnsi="Times New Roman" w:cs="Times New Roman"/>
          <w:sz w:val="24"/>
          <w:szCs w:val="24"/>
          <w:lang w:eastAsia="zh-CN"/>
        </w:rPr>
        <w:t>种植</w:t>
      </w:r>
      <w:del w:id="18" w:author="Liu Yong-Xin" w:date="2020-10-13T19:16:00Z">
        <w:r w:rsidR="00F64EA9" w:rsidRPr="005C72EE" w:rsidDel="00437616">
          <w:rPr>
            <w:rFonts w:ascii="Times New Roman" w:hAnsi="Times New Roman" w:cs="Times New Roman" w:hint="eastAsia"/>
            <w:sz w:val="24"/>
            <w:szCs w:val="24"/>
            <w:lang w:eastAsia="zh-CN"/>
          </w:rPr>
          <w:delText>及</w:delText>
        </w:r>
      </w:del>
      <w:ins w:id="19" w:author="Liu Yong-Xin" w:date="2020-10-13T19:16:00Z">
        <w:r w:rsidR="00437616">
          <w:rPr>
            <w:rFonts w:ascii="Times New Roman" w:hAnsi="Times New Roman" w:cs="Times New Roman" w:hint="eastAsia"/>
            <w:sz w:val="24"/>
            <w:szCs w:val="24"/>
            <w:lang w:eastAsia="zh-CN"/>
          </w:rPr>
          <w:t>，</w:t>
        </w:r>
      </w:ins>
      <w:r w:rsidR="00F64EA9" w:rsidRPr="005C72EE">
        <w:rPr>
          <w:rFonts w:ascii="Times New Roman" w:hAnsi="Times New Roman" w:cs="Times New Roman"/>
          <w:sz w:val="24"/>
          <w:szCs w:val="24"/>
          <w:lang w:eastAsia="zh-CN"/>
        </w:rPr>
        <w:t>取样，</w:t>
      </w:r>
      <w:r w:rsidR="000244C1" w:rsidRPr="005C72EE">
        <w:rPr>
          <w:rFonts w:ascii="Times New Roman" w:hAnsi="Times New Roman" w:cs="Times New Roman"/>
          <w:sz w:val="24"/>
          <w:szCs w:val="24"/>
          <w:lang w:eastAsia="zh-CN"/>
        </w:rPr>
        <w:t>扩增子测序</w:t>
      </w:r>
    </w:p>
    <w:p w14:paraId="6A579843" w14:textId="1AC687F2" w:rsidR="00D31473" w:rsidRPr="005C72EE" w:rsidRDefault="00D31473">
      <w:pPr>
        <w:widowControl w:val="0"/>
        <w:adjustRightInd w:val="0"/>
        <w:snapToGrid w:val="0"/>
        <w:spacing w:line="360" w:lineRule="auto"/>
        <w:rPr>
          <w:rFonts w:ascii="Times New Roman" w:hAnsi="Times New Roman" w:cs="Times New Roman"/>
          <w:b/>
          <w:sz w:val="24"/>
          <w:szCs w:val="24"/>
          <w:lang w:eastAsia="zh-CN"/>
        </w:rPr>
      </w:pPr>
    </w:p>
    <w:p w14:paraId="3D793116" w14:textId="77777777" w:rsidR="00D31473" w:rsidRPr="005C72EE" w:rsidRDefault="00A4170B" w:rsidP="008A2C55">
      <w:pPr>
        <w:wordWrap w:val="0"/>
        <w:adjustRightInd w:val="0"/>
        <w:snapToGrid w:val="0"/>
        <w:spacing w:line="360" w:lineRule="auto"/>
        <w:outlineLvl w:val="1"/>
        <w:rPr>
          <w:rFonts w:ascii="黑体" w:eastAsia="黑体" w:hAnsi="黑体" w:cs="Times New Roman"/>
          <w:b/>
          <w:bCs/>
          <w:sz w:val="24"/>
          <w:szCs w:val="24"/>
          <w:lang w:eastAsia="zh-CN"/>
        </w:rPr>
      </w:pPr>
      <w:r w:rsidRPr="005C72EE">
        <w:rPr>
          <w:rFonts w:ascii="黑体" w:eastAsia="黑体" w:hAnsi="黑体" w:cs="Times New Roman"/>
          <w:b/>
          <w:bCs/>
          <w:sz w:val="24"/>
          <w:szCs w:val="24"/>
          <w:lang w:eastAsia="zh-CN"/>
        </w:rPr>
        <w:t>材料与试剂</w:t>
      </w:r>
    </w:p>
    <w:p w14:paraId="47699C18"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次氯酸钠</w:t>
      </w:r>
      <w:r w:rsidRPr="005C72EE">
        <w:rPr>
          <w:rFonts w:ascii="Times New Roman" w:hAnsi="Times New Roman" w:cs="Times New Roman"/>
          <w:kern w:val="1"/>
          <w:sz w:val="24"/>
          <w:szCs w:val="24"/>
          <w:lang w:eastAsia="zh-CN"/>
        </w:rPr>
        <w:t xml:space="preserve"> (Macklin, cat. no. S828471)</w:t>
      </w:r>
    </w:p>
    <w:p w14:paraId="3996180A"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乙醇</w:t>
      </w:r>
      <w:r w:rsidRPr="005C72EE">
        <w:rPr>
          <w:rFonts w:ascii="Times New Roman" w:hAnsi="Times New Roman" w:cs="Times New Roman"/>
          <w:kern w:val="1"/>
          <w:sz w:val="24"/>
          <w:szCs w:val="24"/>
          <w:lang w:eastAsia="zh-CN"/>
        </w:rPr>
        <w:t xml:space="preserve"> (SIGMA, cat. no. E7023-500ML)</w:t>
      </w:r>
    </w:p>
    <w:p w14:paraId="4E2510DF" w14:textId="14DA6D2F"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proofErr w:type="spellStart"/>
      <w:r w:rsidRPr="005C72EE">
        <w:rPr>
          <w:rFonts w:ascii="Times New Roman" w:hAnsi="Times New Roman" w:cs="Times New Roman"/>
          <w:kern w:val="1"/>
          <w:sz w:val="24"/>
          <w:szCs w:val="24"/>
          <w:lang w:eastAsia="zh-CN"/>
        </w:rPr>
        <w:t>Murashige</w:t>
      </w:r>
      <w:proofErr w:type="spellEnd"/>
      <w:r w:rsidRPr="005C72EE">
        <w:rPr>
          <w:rFonts w:ascii="Times New Roman" w:hAnsi="Times New Roman" w:cs="Times New Roman"/>
          <w:kern w:val="1"/>
          <w:sz w:val="24"/>
          <w:szCs w:val="24"/>
          <w:lang w:eastAsia="zh-CN"/>
        </w:rPr>
        <w:t xml:space="preserve"> Skoog</w:t>
      </w:r>
      <w:r w:rsidRPr="005C72EE">
        <w:rPr>
          <w:rFonts w:ascii="Times New Roman" w:hAnsi="Times New Roman" w:cs="Times New Roman"/>
          <w:kern w:val="1"/>
          <w:sz w:val="24"/>
          <w:szCs w:val="24"/>
          <w:lang w:eastAsia="zh-CN"/>
        </w:rPr>
        <w:t>培养基</w:t>
      </w:r>
      <w:del w:id="20" w:author="Liu Yong-Xin" w:date="2020-10-13T19:46:00Z">
        <w:r w:rsidRPr="005C72EE" w:rsidDel="00121F82">
          <w:rPr>
            <w:rFonts w:ascii="Times New Roman" w:hAnsi="Times New Roman" w:cs="Times New Roman"/>
            <w:kern w:val="1"/>
            <w:sz w:val="24"/>
            <w:szCs w:val="24"/>
            <w:lang w:eastAsia="zh-CN"/>
          </w:rPr>
          <w:delText>（</w:delText>
        </w:r>
      </w:del>
      <w:ins w:id="21" w:author="Liu Yong-Xin" w:date="2020-10-13T19:46:00Z">
        <w:r w:rsidR="00121F82">
          <w:rPr>
            <w:rFonts w:ascii="Times New Roman" w:hAnsi="Times New Roman" w:cs="Times New Roman"/>
            <w:kern w:val="1"/>
            <w:sz w:val="24"/>
            <w:szCs w:val="24"/>
            <w:lang w:eastAsia="zh-CN"/>
          </w:rPr>
          <w:t>(</w:t>
        </w:r>
      </w:ins>
      <w:r w:rsidRPr="005C72EE">
        <w:rPr>
          <w:rFonts w:ascii="Times New Roman" w:hAnsi="Times New Roman" w:cs="Times New Roman"/>
          <w:kern w:val="1"/>
          <w:sz w:val="24"/>
          <w:szCs w:val="24"/>
          <w:lang w:eastAsia="zh-CN"/>
        </w:rPr>
        <w:t>含维生素</w:t>
      </w:r>
      <w:del w:id="22" w:author="Liu Yong-Xin" w:date="2020-10-13T19:46:00Z">
        <w:r w:rsidRPr="005C72EE" w:rsidDel="00121F82">
          <w:rPr>
            <w:rFonts w:ascii="Times New Roman" w:hAnsi="Times New Roman" w:cs="Times New Roman"/>
            <w:kern w:val="1"/>
            <w:sz w:val="24"/>
            <w:szCs w:val="24"/>
            <w:lang w:eastAsia="zh-CN"/>
          </w:rPr>
          <w:delText>）</w:delText>
        </w:r>
      </w:del>
      <w:ins w:id="23" w:author="Liu Yong-Xin" w:date="2020-10-13T19:46:00Z">
        <w:r w:rsidR="00121F82">
          <w:rPr>
            <w:rFonts w:ascii="Times New Roman" w:hAnsi="Times New Roman" w:cs="Times New Roman"/>
            <w:kern w:val="1"/>
            <w:sz w:val="24"/>
            <w:szCs w:val="24"/>
            <w:lang w:eastAsia="zh-CN"/>
          </w:rPr>
          <w:t>)</w:t>
        </w:r>
      </w:ins>
      <w:r w:rsidRPr="005C72EE">
        <w:rPr>
          <w:rFonts w:ascii="Times New Roman" w:hAnsi="Times New Roman" w:cs="Times New Roman"/>
          <w:kern w:val="1"/>
          <w:sz w:val="24"/>
          <w:szCs w:val="24"/>
          <w:lang w:eastAsia="zh-CN"/>
        </w:rPr>
        <w:t xml:space="preserve"> (MS, Caisson, cat. no. MSP09)</w:t>
      </w:r>
    </w:p>
    <w:p w14:paraId="7F0521A9" w14:textId="4B88E05B" w:rsidR="00442991"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蔗糖</w:t>
      </w:r>
      <w:r w:rsidRPr="005C72EE">
        <w:rPr>
          <w:rFonts w:ascii="Times New Roman" w:hAnsi="Times New Roman" w:cs="Times New Roman"/>
          <w:kern w:val="1"/>
          <w:sz w:val="24"/>
          <w:szCs w:val="24"/>
          <w:lang w:eastAsia="zh-CN"/>
        </w:rPr>
        <w:t xml:space="preserve"> (</w:t>
      </w:r>
      <w:proofErr w:type="spellStart"/>
      <w:r w:rsidRPr="005C72EE">
        <w:rPr>
          <w:rFonts w:ascii="Times New Roman" w:hAnsi="Times New Roman" w:cs="Times New Roman"/>
          <w:kern w:val="1"/>
          <w:sz w:val="24"/>
          <w:szCs w:val="24"/>
          <w:lang w:eastAsia="zh-CN"/>
        </w:rPr>
        <w:t>HuShi</w:t>
      </w:r>
      <w:proofErr w:type="spellEnd"/>
      <w:r w:rsidRPr="005C72EE">
        <w:rPr>
          <w:rFonts w:ascii="Times New Roman" w:hAnsi="Times New Roman" w:cs="Times New Roman"/>
          <w:kern w:val="1"/>
          <w:sz w:val="24"/>
          <w:szCs w:val="24"/>
          <w:lang w:eastAsia="zh-CN"/>
        </w:rPr>
        <w:t>, cat. no. JC-SJ03064)</w:t>
      </w:r>
    </w:p>
    <w:p w14:paraId="31203AC4" w14:textId="77777777" w:rsidR="005C72EE" w:rsidRPr="005C72EE" w:rsidRDefault="005C72EE" w:rsidP="005C72EE">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hint="eastAsia"/>
          <w:kern w:val="1"/>
          <w:sz w:val="24"/>
          <w:szCs w:val="24"/>
          <w:lang w:eastAsia="zh-CN"/>
        </w:rPr>
        <w:t>氯化钠</w:t>
      </w:r>
      <w:r w:rsidRPr="005C72EE">
        <w:rPr>
          <w:rFonts w:ascii="Times New Roman" w:hAnsi="Times New Roman" w:cs="Times New Roman" w:hint="eastAsia"/>
          <w:kern w:val="1"/>
          <w:sz w:val="24"/>
          <w:szCs w:val="24"/>
          <w:lang w:eastAsia="zh-CN"/>
        </w:rPr>
        <w:t xml:space="preserve"> (NaCl, SIGMA, cat. no. S7653-250G)</w:t>
      </w:r>
    </w:p>
    <w:p w14:paraId="3C7B4593" w14:textId="77777777" w:rsidR="005C72EE" w:rsidRPr="005C72EE" w:rsidRDefault="005C72EE" w:rsidP="005C72EE">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hint="eastAsia"/>
          <w:kern w:val="1"/>
          <w:sz w:val="24"/>
          <w:szCs w:val="24"/>
          <w:lang w:eastAsia="zh-CN"/>
        </w:rPr>
        <w:t>磷酸氢二钠</w:t>
      </w:r>
      <w:r w:rsidRPr="005C72EE">
        <w:rPr>
          <w:rFonts w:ascii="Times New Roman" w:hAnsi="Times New Roman" w:cs="Times New Roman" w:hint="eastAsia"/>
          <w:kern w:val="1"/>
          <w:sz w:val="24"/>
          <w:szCs w:val="24"/>
          <w:lang w:eastAsia="zh-CN"/>
        </w:rPr>
        <w:t xml:space="preserve"> (Na</w:t>
      </w:r>
      <w:r w:rsidRPr="00437616">
        <w:rPr>
          <w:rFonts w:ascii="Times New Roman" w:hAnsi="Times New Roman" w:cs="Times New Roman" w:hint="eastAsia"/>
          <w:kern w:val="1"/>
          <w:sz w:val="24"/>
          <w:szCs w:val="24"/>
          <w:vertAlign w:val="subscript"/>
          <w:lang w:eastAsia="zh-CN"/>
          <w:rPrChange w:id="24" w:author="Liu Yong-Xin" w:date="2020-10-13T19:16:00Z">
            <w:rPr>
              <w:rFonts w:ascii="Times New Roman" w:hAnsi="Times New Roman" w:cs="Times New Roman" w:hint="eastAsia"/>
              <w:kern w:val="1"/>
              <w:sz w:val="24"/>
              <w:szCs w:val="24"/>
              <w:lang w:eastAsia="zh-CN"/>
            </w:rPr>
          </w:rPrChange>
        </w:rPr>
        <w:t>2</w:t>
      </w:r>
      <w:r w:rsidRPr="005C72EE">
        <w:rPr>
          <w:rFonts w:ascii="Times New Roman" w:hAnsi="Times New Roman" w:cs="Times New Roman" w:hint="eastAsia"/>
          <w:kern w:val="1"/>
          <w:sz w:val="24"/>
          <w:szCs w:val="24"/>
          <w:lang w:eastAsia="zh-CN"/>
        </w:rPr>
        <w:t>HPO</w:t>
      </w:r>
      <w:r w:rsidRPr="00437616">
        <w:rPr>
          <w:rFonts w:ascii="Times New Roman" w:hAnsi="Times New Roman" w:cs="Times New Roman" w:hint="eastAsia"/>
          <w:kern w:val="1"/>
          <w:sz w:val="24"/>
          <w:szCs w:val="24"/>
          <w:vertAlign w:val="subscript"/>
          <w:lang w:eastAsia="zh-CN"/>
          <w:rPrChange w:id="25" w:author="Liu Yong-Xin" w:date="2020-10-13T19:16:00Z">
            <w:rPr>
              <w:rFonts w:ascii="Times New Roman" w:hAnsi="Times New Roman" w:cs="Times New Roman" w:hint="eastAsia"/>
              <w:kern w:val="1"/>
              <w:sz w:val="24"/>
              <w:szCs w:val="24"/>
              <w:lang w:eastAsia="zh-CN"/>
            </w:rPr>
          </w:rPrChange>
        </w:rPr>
        <w:t>4</w:t>
      </w:r>
      <w:r w:rsidRPr="005C72EE">
        <w:rPr>
          <w:rFonts w:ascii="Times New Roman" w:hAnsi="Times New Roman" w:cs="Times New Roman" w:hint="eastAsia"/>
          <w:kern w:val="1"/>
          <w:sz w:val="24"/>
          <w:szCs w:val="24"/>
          <w:lang w:eastAsia="zh-CN"/>
        </w:rPr>
        <w:t>·</w:t>
      </w:r>
      <w:r w:rsidRPr="005C72EE">
        <w:rPr>
          <w:rFonts w:ascii="Times New Roman" w:hAnsi="Times New Roman" w:cs="Times New Roman" w:hint="eastAsia"/>
          <w:kern w:val="1"/>
          <w:sz w:val="24"/>
          <w:szCs w:val="24"/>
          <w:lang w:eastAsia="zh-CN"/>
        </w:rPr>
        <w:t>2H</w:t>
      </w:r>
      <w:r w:rsidRPr="00437616">
        <w:rPr>
          <w:rFonts w:ascii="Times New Roman" w:hAnsi="Times New Roman" w:cs="Times New Roman" w:hint="eastAsia"/>
          <w:kern w:val="1"/>
          <w:sz w:val="24"/>
          <w:szCs w:val="24"/>
          <w:vertAlign w:val="subscript"/>
          <w:lang w:eastAsia="zh-CN"/>
          <w:rPrChange w:id="26" w:author="Liu Yong-Xin" w:date="2020-10-13T19:16:00Z">
            <w:rPr>
              <w:rFonts w:ascii="Times New Roman" w:hAnsi="Times New Roman" w:cs="Times New Roman" w:hint="eastAsia"/>
              <w:kern w:val="1"/>
              <w:sz w:val="24"/>
              <w:szCs w:val="24"/>
              <w:lang w:eastAsia="zh-CN"/>
            </w:rPr>
          </w:rPrChange>
        </w:rPr>
        <w:t>2</w:t>
      </w:r>
      <w:r w:rsidRPr="005C72EE">
        <w:rPr>
          <w:rFonts w:ascii="Times New Roman" w:hAnsi="Times New Roman" w:cs="Times New Roman" w:hint="eastAsia"/>
          <w:kern w:val="1"/>
          <w:sz w:val="24"/>
          <w:szCs w:val="24"/>
          <w:lang w:eastAsia="zh-CN"/>
        </w:rPr>
        <w:t>O, SIGMA, cat. no. 04272-1KG)</w:t>
      </w:r>
    </w:p>
    <w:p w14:paraId="5D13D900" w14:textId="6028E01B" w:rsidR="005C72EE" w:rsidRPr="005C72EE" w:rsidRDefault="005C72EE" w:rsidP="005C72EE">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hint="eastAsia"/>
          <w:kern w:val="1"/>
          <w:sz w:val="24"/>
          <w:szCs w:val="24"/>
          <w:lang w:eastAsia="zh-CN"/>
        </w:rPr>
        <w:lastRenderedPageBreak/>
        <w:t>磷酸二氢钠</w:t>
      </w:r>
      <w:r w:rsidRPr="005C72EE">
        <w:rPr>
          <w:rFonts w:ascii="Times New Roman" w:hAnsi="Times New Roman" w:cs="Times New Roman" w:hint="eastAsia"/>
          <w:kern w:val="1"/>
          <w:sz w:val="24"/>
          <w:szCs w:val="24"/>
          <w:lang w:eastAsia="zh-CN"/>
        </w:rPr>
        <w:t xml:space="preserve"> (NaH</w:t>
      </w:r>
      <w:r w:rsidRPr="00437616">
        <w:rPr>
          <w:rFonts w:ascii="Times New Roman" w:hAnsi="Times New Roman" w:cs="Times New Roman" w:hint="eastAsia"/>
          <w:kern w:val="1"/>
          <w:sz w:val="24"/>
          <w:szCs w:val="24"/>
          <w:vertAlign w:val="subscript"/>
          <w:lang w:eastAsia="zh-CN"/>
          <w:rPrChange w:id="27" w:author="Liu Yong-Xin" w:date="2020-10-13T19:16:00Z">
            <w:rPr>
              <w:rFonts w:ascii="Times New Roman" w:hAnsi="Times New Roman" w:cs="Times New Roman" w:hint="eastAsia"/>
              <w:kern w:val="1"/>
              <w:sz w:val="24"/>
              <w:szCs w:val="24"/>
              <w:lang w:eastAsia="zh-CN"/>
            </w:rPr>
          </w:rPrChange>
        </w:rPr>
        <w:t>2</w:t>
      </w:r>
      <w:r w:rsidRPr="005C72EE">
        <w:rPr>
          <w:rFonts w:ascii="Times New Roman" w:hAnsi="Times New Roman" w:cs="Times New Roman" w:hint="eastAsia"/>
          <w:kern w:val="1"/>
          <w:sz w:val="24"/>
          <w:szCs w:val="24"/>
          <w:lang w:eastAsia="zh-CN"/>
        </w:rPr>
        <w:t>PO</w:t>
      </w:r>
      <w:r w:rsidRPr="00437616">
        <w:rPr>
          <w:rFonts w:ascii="Times New Roman" w:hAnsi="Times New Roman" w:cs="Times New Roman" w:hint="eastAsia"/>
          <w:kern w:val="1"/>
          <w:sz w:val="24"/>
          <w:szCs w:val="24"/>
          <w:vertAlign w:val="subscript"/>
          <w:lang w:eastAsia="zh-CN"/>
          <w:rPrChange w:id="28" w:author="Liu Yong-Xin" w:date="2020-10-13T19:16:00Z">
            <w:rPr>
              <w:rFonts w:ascii="Times New Roman" w:hAnsi="Times New Roman" w:cs="Times New Roman" w:hint="eastAsia"/>
              <w:kern w:val="1"/>
              <w:sz w:val="24"/>
              <w:szCs w:val="24"/>
              <w:lang w:eastAsia="zh-CN"/>
            </w:rPr>
          </w:rPrChange>
        </w:rPr>
        <w:t>4</w:t>
      </w:r>
      <w:r w:rsidRPr="005C72EE">
        <w:rPr>
          <w:rFonts w:ascii="Times New Roman" w:hAnsi="Times New Roman" w:cs="Times New Roman" w:hint="eastAsia"/>
          <w:kern w:val="1"/>
          <w:sz w:val="24"/>
          <w:szCs w:val="24"/>
          <w:lang w:eastAsia="zh-CN"/>
        </w:rPr>
        <w:t>·</w:t>
      </w:r>
      <w:r w:rsidRPr="005C72EE">
        <w:rPr>
          <w:rFonts w:ascii="Times New Roman" w:hAnsi="Times New Roman" w:cs="Times New Roman" w:hint="eastAsia"/>
          <w:kern w:val="1"/>
          <w:sz w:val="24"/>
          <w:szCs w:val="24"/>
          <w:lang w:eastAsia="zh-CN"/>
        </w:rPr>
        <w:t>H</w:t>
      </w:r>
      <w:r w:rsidRPr="00437616">
        <w:rPr>
          <w:rFonts w:ascii="Times New Roman" w:hAnsi="Times New Roman" w:cs="Times New Roman" w:hint="eastAsia"/>
          <w:kern w:val="1"/>
          <w:sz w:val="24"/>
          <w:szCs w:val="24"/>
          <w:vertAlign w:val="subscript"/>
          <w:lang w:eastAsia="zh-CN"/>
          <w:rPrChange w:id="29" w:author="Liu Yong-Xin" w:date="2020-10-13T19:16:00Z">
            <w:rPr>
              <w:rFonts w:ascii="Times New Roman" w:hAnsi="Times New Roman" w:cs="Times New Roman" w:hint="eastAsia"/>
              <w:kern w:val="1"/>
              <w:sz w:val="24"/>
              <w:szCs w:val="24"/>
              <w:lang w:eastAsia="zh-CN"/>
            </w:rPr>
          </w:rPrChange>
        </w:rPr>
        <w:t>2</w:t>
      </w:r>
      <w:r w:rsidRPr="005C72EE">
        <w:rPr>
          <w:rFonts w:ascii="Times New Roman" w:hAnsi="Times New Roman" w:cs="Times New Roman" w:hint="eastAsia"/>
          <w:kern w:val="1"/>
          <w:sz w:val="24"/>
          <w:szCs w:val="24"/>
          <w:lang w:eastAsia="zh-CN"/>
        </w:rPr>
        <w:t>O, SIGMA, cat. no. 71504-250G)</w:t>
      </w:r>
    </w:p>
    <w:p w14:paraId="02E94AC2"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琼脂粉</w:t>
      </w:r>
      <w:r w:rsidRPr="005C72EE">
        <w:rPr>
          <w:rFonts w:ascii="Times New Roman" w:hAnsi="Times New Roman" w:cs="Times New Roman"/>
          <w:kern w:val="1"/>
          <w:sz w:val="24"/>
          <w:szCs w:val="24"/>
          <w:lang w:eastAsia="zh-CN"/>
        </w:rPr>
        <w:t xml:space="preserve"> (SIGMA, cat. no. A7921-100G)</w:t>
      </w:r>
    </w:p>
    <w:p w14:paraId="4AE5996A"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土壤</w:t>
      </w:r>
      <w:r w:rsidRPr="005C72EE">
        <w:rPr>
          <w:rFonts w:ascii="Times New Roman" w:hAnsi="Times New Roman" w:cs="Times New Roman"/>
          <w:kern w:val="1"/>
          <w:sz w:val="24"/>
          <w:szCs w:val="24"/>
          <w:lang w:eastAsia="zh-CN"/>
        </w:rPr>
        <w:t>DNA</w:t>
      </w:r>
      <w:r w:rsidRPr="005C72EE">
        <w:rPr>
          <w:rFonts w:ascii="Times New Roman" w:hAnsi="Times New Roman" w:cs="Times New Roman"/>
          <w:kern w:val="1"/>
          <w:sz w:val="24"/>
          <w:szCs w:val="24"/>
          <w:lang w:eastAsia="zh-CN"/>
        </w:rPr>
        <w:t>提取试剂盒</w:t>
      </w:r>
      <w:r w:rsidRPr="005C72EE">
        <w:rPr>
          <w:rFonts w:ascii="Times New Roman" w:hAnsi="Times New Roman" w:cs="Times New Roman"/>
          <w:kern w:val="1"/>
          <w:sz w:val="24"/>
          <w:szCs w:val="24"/>
          <w:lang w:eastAsia="zh-CN"/>
        </w:rPr>
        <w:t>(</w:t>
      </w:r>
      <w:proofErr w:type="spellStart"/>
      <w:r w:rsidRPr="005C72EE">
        <w:rPr>
          <w:rFonts w:ascii="Times New Roman" w:hAnsi="Times New Roman" w:cs="Times New Roman"/>
          <w:kern w:val="1"/>
          <w:sz w:val="24"/>
          <w:szCs w:val="24"/>
          <w:lang w:eastAsia="zh-CN"/>
        </w:rPr>
        <w:t>FastDNA</w:t>
      </w:r>
      <w:r w:rsidRPr="00CA5BC2">
        <w:rPr>
          <w:rFonts w:ascii="Times New Roman" w:hAnsi="Times New Roman" w:cs="Times New Roman"/>
          <w:kern w:val="1"/>
          <w:sz w:val="24"/>
          <w:szCs w:val="24"/>
          <w:vertAlign w:val="superscript"/>
          <w:lang w:eastAsia="zh-CN"/>
          <w:rPrChange w:id="30" w:author="Liu Yong-Xin" w:date="2020-10-13T19:18:00Z">
            <w:rPr>
              <w:rFonts w:ascii="Times New Roman" w:hAnsi="Times New Roman" w:cs="Times New Roman"/>
              <w:kern w:val="1"/>
              <w:sz w:val="24"/>
              <w:szCs w:val="24"/>
              <w:lang w:eastAsia="zh-CN"/>
            </w:rPr>
          </w:rPrChange>
        </w:rPr>
        <w:t>TM</w:t>
      </w:r>
      <w:proofErr w:type="spellEnd"/>
      <w:r w:rsidRPr="005C72EE">
        <w:rPr>
          <w:rFonts w:ascii="Times New Roman" w:hAnsi="Times New Roman" w:cs="Times New Roman"/>
          <w:kern w:val="1"/>
          <w:sz w:val="24"/>
          <w:szCs w:val="24"/>
          <w:lang w:eastAsia="zh-CN"/>
        </w:rPr>
        <w:t xml:space="preserve"> SPIN Kit for Soil, </w:t>
      </w:r>
      <w:proofErr w:type="spellStart"/>
      <w:r w:rsidRPr="005C72EE">
        <w:rPr>
          <w:rFonts w:ascii="Times New Roman" w:hAnsi="Times New Roman" w:cs="Times New Roman"/>
          <w:kern w:val="1"/>
          <w:sz w:val="24"/>
          <w:szCs w:val="24"/>
          <w:lang w:eastAsia="zh-CN"/>
        </w:rPr>
        <w:t>Mpbio</w:t>
      </w:r>
      <w:proofErr w:type="spellEnd"/>
      <w:r w:rsidRPr="005C72EE">
        <w:rPr>
          <w:rFonts w:ascii="Times New Roman" w:hAnsi="Times New Roman" w:cs="Times New Roman"/>
          <w:kern w:val="1"/>
          <w:sz w:val="24"/>
          <w:szCs w:val="24"/>
          <w:lang w:eastAsia="zh-CN"/>
        </w:rPr>
        <w:t>, cat. no. 116560200)</w:t>
      </w:r>
    </w:p>
    <w:p w14:paraId="653B6667"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无核酸水</w:t>
      </w:r>
      <w:r w:rsidRPr="005C72EE">
        <w:rPr>
          <w:rFonts w:ascii="Times New Roman" w:hAnsi="Times New Roman" w:cs="Times New Roman"/>
          <w:kern w:val="1"/>
          <w:sz w:val="24"/>
          <w:szCs w:val="24"/>
          <w:lang w:eastAsia="zh-CN"/>
        </w:rPr>
        <w:t xml:space="preserve"> (Nuclease-Free Water, Qiagen, cat. no. 129115)</w:t>
      </w:r>
    </w:p>
    <w:p w14:paraId="32D467AB"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1×TE</w:t>
      </w:r>
      <w:r w:rsidRPr="005C72EE">
        <w:rPr>
          <w:rFonts w:ascii="Times New Roman" w:hAnsi="Times New Roman" w:cs="Times New Roman"/>
          <w:kern w:val="1"/>
          <w:sz w:val="24"/>
          <w:szCs w:val="24"/>
          <w:lang w:eastAsia="zh-CN"/>
        </w:rPr>
        <w:t>缓冲液</w:t>
      </w:r>
      <w:r w:rsidRPr="005C72EE">
        <w:rPr>
          <w:rFonts w:ascii="Times New Roman" w:hAnsi="Times New Roman" w:cs="Times New Roman"/>
          <w:kern w:val="1"/>
          <w:sz w:val="24"/>
          <w:szCs w:val="24"/>
          <w:lang w:eastAsia="zh-CN"/>
        </w:rPr>
        <w:t xml:space="preserve"> (</w:t>
      </w:r>
      <w:proofErr w:type="spellStart"/>
      <w:r w:rsidRPr="005C72EE">
        <w:rPr>
          <w:rFonts w:ascii="Times New Roman" w:hAnsi="Times New Roman" w:cs="Times New Roman"/>
          <w:kern w:val="1"/>
          <w:sz w:val="24"/>
          <w:szCs w:val="24"/>
          <w:lang w:eastAsia="zh-CN"/>
        </w:rPr>
        <w:t>Coolaber</w:t>
      </w:r>
      <w:proofErr w:type="spellEnd"/>
      <w:r w:rsidRPr="005C72EE">
        <w:rPr>
          <w:rFonts w:ascii="Times New Roman" w:hAnsi="Times New Roman" w:cs="Times New Roman"/>
          <w:kern w:val="1"/>
          <w:sz w:val="24"/>
          <w:szCs w:val="24"/>
          <w:lang w:eastAsia="zh-CN"/>
        </w:rPr>
        <w:t>, cat. no. SL2081)</w:t>
      </w:r>
    </w:p>
    <w:p w14:paraId="1999D454"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proofErr w:type="spellStart"/>
      <w:r w:rsidRPr="005C72EE">
        <w:rPr>
          <w:rFonts w:ascii="Times New Roman" w:hAnsi="Times New Roman" w:cs="Times New Roman"/>
          <w:kern w:val="1"/>
          <w:sz w:val="24"/>
          <w:szCs w:val="24"/>
          <w:lang w:eastAsia="zh-CN"/>
        </w:rPr>
        <w:t>PicoGreen</w:t>
      </w:r>
      <w:proofErr w:type="spellEnd"/>
      <w:r w:rsidRPr="005C72EE">
        <w:rPr>
          <w:rFonts w:ascii="Times New Roman" w:hAnsi="Times New Roman" w:cs="Times New Roman"/>
          <w:kern w:val="1"/>
          <w:sz w:val="24"/>
          <w:szCs w:val="24"/>
          <w:lang w:eastAsia="zh-CN"/>
        </w:rPr>
        <w:t xml:space="preserve"> DNA</w:t>
      </w:r>
      <w:r w:rsidRPr="005C72EE">
        <w:rPr>
          <w:rFonts w:ascii="Times New Roman" w:hAnsi="Times New Roman" w:cs="Times New Roman"/>
          <w:kern w:val="1"/>
          <w:sz w:val="24"/>
          <w:szCs w:val="24"/>
          <w:lang w:eastAsia="zh-CN"/>
        </w:rPr>
        <w:t>定量试剂盒</w:t>
      </w:r>
      <w:r w:rsidRPr="005C72EE">
        <w:rPr>
          <w:rFonts w:ascii="Times New Roman" w:hAnsi="Times New Roman" w:cs="Times New Roman"/>
          <w:kern w:val="1"/>
          <w:sz w:val="24"/>
          <w:szCs w:val="24"/>
          <w:lang w:eastAsia="zh-CN"/>
        </w:rPr>
        <w:t>(Quant-</w:t>
      </w:r>
      <w:proofErr w:type="spellStart"/>
      <w:r w:rsidRPr="005C72EE">
        <w:rPr>
          <w:rFonts w:ascii="Times New Roman" w:hAnsi="Times New Roman" w:cs="Times New Roman"/>
          <w:kern w:val="1"/>
          <w:sz w:val="24"/>
          <w:szCs w:val="24"/>
          <w:lang w:eastAsia="zh-CN"/>
        </w:rPr>
        <w:t>iT</w:t>
      </w:r>
      <w:proofErr w:type="spellEnd"/>
      <w:r w:rsidRPr="005C72EE">
        <w:rPr>
          <w:rFonts w:ascii="Times New Roman" w:hAnsi="Times New Roman" w:cs="Times New Roman"/>
          <w:kern w:val="1"/>
          <w:sz w:val="24"/>
          <w:szCs w:val="24"/>
          <w:lang w:eastAsia="zh-CN"/>
        </w:rPr>
        <w:t xml:space="preserve">™ </w:t>
      </w:r>
      <w:proofErr w:type="spellStart"/>
      <w:r w:rsidRPr="005C72EE">
        <w:rPr>
          <w:rFonts w:ascii="Times New Roman" w:hAnsi="Times New Roman" w:cs="Times New Roman"/>
          <w:kern w:val="1"/>
          <w:sz w:val="24"/>
          <w:szCs w:val="24"/>
          <w:lang w:eastAsia="zh-CN"/>
        </w:rPr>
        <w:t>PicoGreen</w:t>
      </w:r>
      <w:proofErr w:type="spellEnd"/>
      <w:r w:rsidRPr="005C72EE">
        <w:rPr>
          <w:rFonts w:ascii="Times New Roman" w:hAnsi="Times New Roman" w:cs="Times New Roman"/>
          <w:kern w:val="1"/>
          <w:sz w:val="24"/>
          <w:szCs w:val="24"/>
          <w:lang w:eastAsia="zh-CN"/>
        </w:rPr>
        <w:t xml:space="preserve">™ dsDNA Assay Kit, </w:t>
      </w:r>
      <w:proofErr w:type="spellStart"/>
      <w:r w:rsidRPr="005C72EE">
        <w:rPr>
          <w:rFonts w:ascii="Times New Roman" w:hAnsi="Times New Roman" w:cs="Times New Roman"/>
          <w:kern w:val="1"/>
          <w:sz w:val="24"/>
          <w:szCs w:val="24"/>
          <w:lang w:eastAsia="zh-CN"/>
        </w:rPr>
        <w:t>Invitorgen</w:t>
      </w:r>
      <w:proofErr w:type="spellEnd"/>
      <w:r w:rsidRPr="005C72EE">
        <w:rPr>
          <w:rFonts w:ascii="Times New Roman" w:hAnsi="Times New Roman" w:cs="Times New Roman"/>
          <w:kern w:val="1"/>
          <w:sz w:val="24"/>
          <w:szCs w:val="24"/>
          <w:lang w:eastAsia="zh-CN"/>
        </w:rPr>
        <w:t>, cat. no. P11496)</w:t>
      </w:r>
    </w:p>
    <w:p w14:paraId="3D735FC0"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proofErr w:type="spellStart"/>
      <w:r w:rsidRPr="005C72EE">
        <w:rPr>
          <w:rFonts w:ascii="Times New Roman" w:hAnsi="Times New Roman" w:cs="Times New Roman"/>
          <w:kern w:val="1"/>
          <w:sz w:val="24"/>
          <w:szCs w:val="24"/>
          <w:lang w:eastAsia="zh-CN"/>
        </w:rPr>
        <w:t>PrimeSTAR</w:t>
      </w:r>
      <w:proofErr w:type="spellEnd"/>
      <w:r w:rsidRPr="005C72EE">
        <w:rPr>
          <w:rFonts w:ascii="Times New Roman" w:hAnsi="Times New Roman" w:cs="Times New Roman"/>
          <w:kern w:val="1"/>
          <w:sz w:val="24"/>
          <w:szCs w:val="24"/>
          <w:lang w:eastAsia="zh-CN"/>
        </w:rPr>
        <w:t>热稳定</w:t>
      </w:r>
      <w:r w:rsidRPr="005C72EE">
        <w:rPr>
          <w:rFonts w:ascii="Times New Roman" w:hAnsi="Times New Roman" w:cs="Times New Roman"/>
          <w:kern w:val="1"/>
          <w:sz w:val="24"/>
          <w:szCs w:val="24"/>
          <w:lang w:eastAsia="zh-CN"/>
        </w:rPr>
        <w:t>DNA</w:t>
      </w:r>
      <w:r w:rsidRPr="005C72EE">
        <w:rPr>
          <w:rFonts w:ascii="Times New Roman" w:hAnsi="Times New Roman" w:cs="Times New Roman"/>
          <w:kern w:val="1"/>
          <w:sz w:val="24"/>
          <w:szCs w:val="24"/>
          <w:lang w:eastAsia="zh-CN"/>
        </w:rPr>
        <w:t>聚合酶体系</w:t>
      </w:r>
      <w:r w:rsidRPr="005C72EE">
        <w:rPr>
          <w:rFonts w:ascii="Times New Roman" w:hAnsi="Times New Roman" w:cs="Times New Roman"/>
          <w:kern w:val="1"/>
          <w:sz w:val="24"/>
          <w:szCs w:val="24"/>
          <w:lang w:eastAsia="zh-CN"/>
        </w:rPr>
        <w:t xml:space="preserve"> (</w:t>
      </w:r>
      <w:proofErr w:type="spellStart"/>
      <w:r w:rsidRPr="005C72EE">
        <w:rPr>
          <w:rFonts w:ascii="Times New Roman" w:hAnsi="Times New Roman" w:cs="Times New Roman"/>
          <w:kern w:val="1"/>
          <w:sz w:val="24"/>
          <w:szCs w:val="24"/>
          <w:lang w:eastAsia="zh-CN"/>
        </w:rPr>
        <w:t>PrimeSTAR</w:t>
      </w:r>
      <w:proofErr w:type="spellEnd"/>
      <w:r w:rsidRPr="005C72EE">
        <w:rPr>
          <w:rFonts w:ascii="Times New Roman" w:hAnsi="Times New Roman" w:cs="Times New Roman"/>
          <w:kern w:val="1"/>
          <w:sz w:val="24"/>
          <w:szCs w:val="24"/>
          <w:lang w:eastAsia="zh-CN"/>
        </w:rPr>
        <w:t xml:space="preserve"> HS DNA Polymerase, </w:t>
      </w:r>
      <w:proofErr w:type="spellStart"/>
      <w:r w:rsidRPr="005C72EE">
        <w:rPr>
          <w:rFonts w:ascii="Times New Roman" w:hAnsi="Times New Roman" w:cs="Times New Roman"/>
          <w:kern w:val="1"/>
          <w:sz w:val="24"/>
          <w:szCs w:val="24"/>
          <w:lang w:eastAsia="zh-CN"/>
        </w:rPr>
        <w:t>TaKaRa</w:t>
      </w:r>
      <w:proofErr w:type="spellEnd"/>
      <w:r w:rsidRPr="005C72EE">
        <w:rPr>
          <w:rFonts w:ascii="Times New Roman" w:hAnsi="Times New Roman" w:cs="Times New Roman"/>
          <w:kern w:val="1"/>
          <w:sz w:val="24"/>
          <w:szCs w:val="24"/>
          <w:lang w:eastAsia="zh-CN"/>
        </w:rPr>
        <w:t>, cat. no. R010A)</w:t>
      </w:r>
    </w:p>
    <w:p w14:paraId="0E2D1C4C"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琼脂糖</w:t>
      </w:r>
      <w:r w:rsidRPr="005C72EE">
        <w:rPr>
          <w:rFonts w:ascii="Times New Roman" w:hAnsi="Times New Roman" w:cs="Times New Roman"/>
          <w:kern w:val="1"/>
          <w:sz w:val="24"/>
          <w:szCs w:val="24"/>
          <w:lang w:eastAsia="zh-CN"/>
        </w:rPr>
        <w:t xml:space="preserve"> (</w:t>
      </w:r>
      <w:proofErr w:type="spellStart"/>
      <w:r w:rsidRPr="005C72EE">
        <w:rPr>
          <w:rFonts w:ascii="Times New Roman" w:hAnsi="Times New Roman" w:cs="Times New Roman"/>
          <w:kern w:val="1"/>
          <w:sz w:val="24"/>
          <w:szCs w:val="24"/>
          <w:lang w:eastAsia="zh-CN"/>
        </w:rPr>
        <w:t>Biowest</w:t>
      </w:r>
      <w:proofErr w:type="spellEnd"/>
      <w:r w:rsidRPr="005C72EE">
        <w:rPr>
          <w:rFonts w:ascii="Times New Roman" w:hAnsi="Times New Roman" w:cs="Times New Roman"/>
          <w:kern w:val="1"/>
          <w:sz w:val="24"/>
          <w:szCs w:val="24"/>
          <w:lang w:eastAsia="zh-CN"/>
        </w:rPr>
        <w:t>, cat. no. G-10)</w:t>
      </w:r>
    </w:p>
    <w:p w14:paraId="73A35763"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TAE Buffer (Thermo, cat. no. 15558026)</w:t>
      </w:r>
    </w:p>
    <w:p w14:paraId="5C5C719E" w14:textId="46EF334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6×Loading Buffer (</w:t>
      </w:r>
      <w:proofErr w:type="spellStart"/>
      <w:del w:id="31" w:author="Liu Yong-Xin" w:date="2020-10-13T19:20:00Z">
        <w:r w:rsidRPr="005C72EE" w:rsidDel="00CA5BC2">
          <w:rPr>
            <w:rFonts w:ascii="Times New Roman" w:hAnsi="Times New Roman" w:cs="Times New Roman"/>
            <w:kern w:val="1"/>
            <w:sz w:val="24"/>
            <w:szCs w:val="24"/>
            <w:lang w:eastAsia="zh-CN"/>
          </w:rPr>
          <w:delText>RaKaRa</w:delText>
        </w:r>
      </w:del>
      <w:ins w:id="32" w:author="Liu Yong-Xin" w:date="2020-10-13T19:20:00Z">
        <w:r w:rsidR="00CA5BC2">
          <w:rPr>
            <w:rFonts w:ascii="Times New Roman" w:hAnsi="Times New Roman" w:cs="Times New Roman"/>
            <w:kern w:val="1"/>
            <w:sz w:val="24"/>
            <w:szCs w:val="24"/>
            <w:lang w:eastAsia="zh-CN"/>
          </w:rPr>
          <w:t>T</w:t>
        </w:r>
        <w:r w:rsidR="00CA5BC2" w:rsidRPr="005C72EE">
          <w:rPr>
            <w:rFonts w:ascii="Times New Roman" w:hAnsi="Times New Roman" w:cs="Times New Roman"/>
            <w:kern w:val="1"/>
            <w:sz w:val="24"/>
            <w:szCs w:val="24"/>
            <w:lang w:eastAsia="zh-CN"/>
          </w:rPr>
          <w:t>aKaRa</w:t>
        </w:r>
      </w:ins>
      <w:proofErr w:type="spellEnd"/>
      <w:r w:rsidRPr="005C72EE">
        <w:rPr>
          <w:rFonts w:ascii="Times New Roman" w:hAnsi="Times New Roman" w:cs="Times New Roman"/>
          <w:kern w:val="1"/>
          <w:sz w:val="24"/>
          <w:szCs w:val="24"/>
          <w:lang w:eastAsia="zh-CN"/>
        </w:rPr>
        <w:t>, cat. no. 9156)</w:t>
      </w:r>
    </w:p>
    <w:p w14:paraId="617F8F97"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proofErr w:type="spellStart"/>
      <w:r w:rsidRPr="005C72EE">
        <w:rPr>
          <w:rFonts w:ascii="Times New Roman" w:hAnsi="Times New Roman" w:cs="Times New Roman"/>
          <w:kern w:val="1"/>
          <w:sz w:val="24"/>
          <w:szCs w:val="24"/>
          <w:lang w:eastAsia="zh-CN"/>
        </w:rPr>
        <w:t>Beckmen</w:t>
      </w:r>
      <w:proofErr w:type="spellEnd"/>
      <w:r w:rsidRPr="005C72EE">
        <w:rPr>
          <w:rFonts w:ascii="Times New Roman" w:hAnsi="Times New Roman" w:cs="Times New Roman"/>
          <w:kern w:val="1"/>
          <w:sz w:val="24"/>
          <w:szCs w:val="24"/>
          <w:lang w:eastAsia="zh-CN"/>
        </w:rPr>
        <w:t xml:space="preserve"> Coulter </w:t>
      </w:r>
      <w:proofErr w:type="spellStart"/>
      <w:r w:rsidRPr="005C72EE">
        <w:rPr>
          <w:rFonts w:ascii="Times New Roman" w:hAnsi="Times New Roman" w:cs="Times New Roman"/>
          <w:kern w:val="1"/>
          <w:sz w:val="24"/>
          <w:szCs w:val="24"/>
          <w:lang w:eastAsia="zh-CN"/>
        </w:rPr>
        <w:t>Agencourt</w:t>
      </w:r>
      <w:proofErr w:type="spellEnd"/>
      <w:r w:rsidRPr="005C72EE">
        <w:rPr>
          <w:rFonts w:ascii="Times New Roman" w:hAnsi="Times New Roman" w:cs="Times New Roman"/>
          <w:kern w:val="1"/>
          <w:sz w:val="24"/>
          <w:szCs w:val="24"/>
          <w:lang w:eastAsia="zh-CN"/>
        </w:rPr>
        <w:t xml:space="preserve"> </w:t>
      </w:r>
      <w:proofErr w:type="spellStart"/>
      <w:r w:rsidRPr="005C72EE">
        <w:rPr>
          <w:rFonts w:ascii="Times New Roman" w:hAnsi="Times New Roman" w:cs="Times New Roman"/>
          <w:kern w:val="1"/>
          <w:sz w:val="24"/>
          <w:szCs w:val="24"/>
          <w:lang w:eastAsia="zh-CN"/>
        </w:rPr>
        <w:t>AMPure</w:t>
      </w:r>
      <w:proofErr w:type="spellEnd"/>
      <w:r w:rsidRPr="005C72EE">
        <w:rPr>
          <w:rFonts w:ascii="Times New Roman" w:hAnsi="Times New Roman" w:cs="Times New Roman"/>
          <w:kern w:val="1"/>
          <w:sz w:val="24"/>
          <w:szCs w:val="24"/>
          <w:lang w:eastAsia="zh-CN"/>
        </w:rPr>
        <w:t xml:space="preserve"> XP</w:t>
      </w:r>
      <w:r w:rsidRPr="005C72EE">
        <w:rPr>
          <w:rFonts w:ascii="Times New Roman" w:hAnsi="Times New Roman" w:cs="Times New Roman"/>
          <w:kern w:val="1"/>
          <w:sz w:val="24"/>
          <w:szCs w:val="24"/>
          <w:lang w:eastAsia="zh-CN"/>
        </w:rPr>
        <w:t>核酸纯化试剂盒</w:t>
      </w:r>
      <w:r w:rsidRPr="005C72EE">
        <w:rPr>
          <w:rFonts w:ascii="Times New Roman" w:hAnsi="Times New Roman" w:cs="Times New Roman"/>
          <w:kern w:val="1"/>
          <w:sz w:val="24"/>
          <w:szCs w:val="24"/>
          <w:lang w:eastAsia="zh-CN"/>
        </w:rPr>
        <w:t xml:space="preserve"> (Beckman, cat. no. A63880)</w:t>
      </w:r>
    </w:p>
    <w:p w14:paraId="75B481D9"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琼脂糖电泳凝胶纯化回收试剂盒</w:t>
      </w:r>
      <w:r w:rsidRPr="005C72EE">
        <w:rPr>
          <w:rFonts w:ascii="Times New Roman" w:hAnsi="Times New Roman" w:cs="Times New Roman"/>
          <w:kern w:val="1"/>
          <w:sz w:val="24"/>
          <w:szCs w:val="24"/>
          <w:lang w:eastAsia="zh-CN"/>
        </w:rPr>
        <w:t xml:space="preserve"> (Promega Wizard® SV Gel and PCR Clean-Up System, Promega, cat. no. A9282)</w:t>
      </w:r>
    </w:p>
    <w:p w14:paraId="7AD8C4FD" w14:textId="632EED16" w:rsidR="00442991"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核酸电泳染料</w:t>
      </w:r>
      <w:r w:rsidRPr="005C72EE">
        <w:rPr>
          <w:rFonts w:ascii="Times New Roman" w:hAnsi="Times New Roman" w:cs="Times New Roman"/>
          <w:kern w:val="1"/>
          <w:sz w:val="24"/>
          <w:szCs w:val="24"/>
          <w:lang w:eastAsia="zh-CN"/>
        </w:rPr>
        <w:t xml:space="preserve"> (</w:t>
      </w:r>
      <w:proofErr w:type="spellStart"/>
      <w:r w:rsidRPr="005C72EE">
        <w:rPr>
          <w:rFonts w:ascii="Times New Roman" w:hAnsi="Times New Roman" w:cs="Times New Roman"/>
          <w:kern w:val="1"/>
          <w:sz w:val="24"/>
          <w:szCs w:val="24"/>
          <w:lang w:eastAsia="zh-CN"/>
        </w:rPr>
        <w:t>Solarbio</w:t>
      </w:r>
      <w:proofErr w:type="spellEnd"/>
      <w:r w:rsidRPr="005C72EE">
        <w:rPr>
          <w:rFonts w:ascii="Times New Roman" w:hAnsi="Times New Roman" w:cs="Times New Roman"/>
          <w:kern w:val="1"/>
          <w:sz w:val="24"/>
          <w:szCs w:val="24"/>
          <w:lang w:eastAsia="zh-CN"/>
        </w:rPr>
        <w:t>, cat. no. G8140)</w:t>
      </w:r>
    </w:p>
    <w:p w14:paraId="1A4A4128" w14:textId="77777777" w:rsidR="005C72EE" w:rsidRPr="005C72EE" w:rsidRDefault="005C72EE" w:rsidP="00442991">
      <w:pPr>
        <w:wordWrap w:val="0"/>
        <w:adjustRightInd w:val="0"/>
        <w:snapToGrid w:val="0"/>
        <w:spacing w:line="360" w:lineRule="auto"/>
        <w:rPr>
          <w:rFonts w:ascii="Times New Roman" w:hAnsi="Times New Roman" w:cs="Times New Roman"/>
          <w:kern w:val="1"/>
          <w:sz w:val="24"/>
          <w:szCs w:val="24"/>
          <w:lang w:eastAsia="zh-CN"/>
        </w:rPr>
      </w:pPr>
    </w:p>
    <w:p w14:paraId="3238BEF4" w14:textId="66C451E1" w:rsidR="00D31473" w:rsidRPr="005C72EE" w:rsidRDefault="00A4170B" w:rsidP="00442991">
      <w:pPr>
        <w:wordWrap w:val="0"/>
        <w:adjustRightInd w:val="0"/>
        <w:snapToGrid w:val="0"/>
        <w:spacing w:line="360" w:lineRule="auto"/>
        <w:rPr>
          <w:rFonts w:ascii="黑体" w:eastAsia="黑体" w:hAnsi="黑体" w:cs="Times New Roman"/>
          <w:b/>
          <w:bCs/>
          <w:sz w:val="24"/>
          <w:szCs w:val="24"/>
          <w:lang w:eastAsia="zh-CN"/>
        </w:rPr>
      </w:pPr>
      <w:r w:rsidRPr="005C72EE">
        <w:rPr>
          <w:rFonts w:ascii="黑体" w:eastAsia="黑体" w:hAnsi="黑体" w:cs="Times New Roman"/>
          <w:b/>
          <w:bCs/>
          <w:sz w:val="24"/>
          <w:szCs w:val="24"/>
          <w:lang w:eastAsia="zh-CN"/>
        </w:rPr>
        <w:t>仪器设备</w:t>
      </w:r>
    </w:p>
    <w:p w14:paraId="3AE4E031" w14:textId="06A8134E"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超净工作台</w:t>
      </w:r>
      <w:ins w:id="33" w:author="Liu Yong-Xin" w:date="2020-10-13T19:21:00Z">
        <w:r w:rsidR="00B77E22">
          <w:rPr>
            <w:rFonts w:ascii="Times New Roman" w:hAnsi="Times New Roman" w:cs="Times New Roman" w:hint="eastAsia"/>
            <w:kern w:val="1"/>
            <w:sz w:val="24"/>
            <w:szCs w:val="24"/>
            <w:lang w:eastAsia="zh-CN"/>
          </w:rPr>
          <w:t>/</w:t>
        </w:r>
        <w:r w:rsidR="00B77E22">
          <w:rPr>
            <w:rFonts w:ascii="Times New Roman" w:hAnsi="Times New Roman" w:cs="Times New Roman" w:hint="eastAsia"/>
            <w:kern w:val="1"/>
            <w:sz w:val="24"/>
            <w:szCs w:val="24"/>
            <w:lang w:eastAsia="zh-CN"/>
          </w:rPr>
          <w:t>生物安全</w:t>
        </w:r>
      </w:ins>
      <w:ins w:id="34" w:author="Liu Yong-Xin" w:date="2020-10-13T19:22:00Z">
        <w:r w:rsidR="00B77E22">
          <w:rPr>
            <w:rFonts w:ascii="Times New Roman" w:hAnsi="Times New Roman" w:cs="Times New Roman" w:hint="eastAsia"/>
            <w:kern w:val="1"/>
            <w:sz w:val="24"/>
            <w:szCs w:val="24"/>
            <w:lang w:eastAsia="zh-CN"/>
          </w:rPr>
          <w:t>柜</w:t>
        </w:r>
      </w:ins>
      <w:r w:rsidRPr="005C72EE">
        <w:rPr>
          <w:rFonts w:ascii="Times New Roman" w:hAnsi="Times New Roman" w:cs="Times New Roman"/>
          <w:kern w:val="1"/>
          <w:sz w:val="24"/>
          <w:szCs w:val="24"/>
          <w:lang w:eastAsia="zh-CN"/>
        </w:rPr>
        <w:t xml:space="preserve"> (Thermo Fisher Scientific, cat. no. </w:t>
      </w:r>
      <w:ins w:id="35" w:author="Liu Yong-Xin" w:date="2020-10-13T19:23:00Z">
        <w:r w:rsidR="00B77E22" w:rsidRPr="00B77E22">
          <w:rPr>
            <w:rFonts w:ascii="Times New Roman" w:hAnsi="Times New Roman" w:cs="Times New Roman"/>
            <w:kern w:val="1"/>
            <w:sz w:val="24"/>
            <w:szCs w:val="24"/>
            <w:lang w:eastAsia="zh-CN"/>
          </w:rPr>
          <w:t>51025411</w:t>
        </w:r>
        <w:r w:rsidR="00B77E22">
          <w:rPr>
            <w:rFonts w:ascii="Times New Roman" w:hAnsi="Times New Roman" w:cs="Times New Roman" w:hint="eastAsia"/>
            <w:kern w:val="1"/>
            <w:sz w:val="24"/>
            <w:szCs w:val="24"/>
            <w:lang w:eastAsia="zh-CN"/>
          </w:rPr>
          <w:t>)</w:t>
        </w:r>
      </w:ins>
    </w:p>
    <w:p w14:paraId="79798EA4"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镊子</w:t>
      </w:r>
      <w:r w:rsidRPr="005C72EE">
        <w:rPr>
          <w:rFonts w:ascii="Times New Roman" w:hAnsi="Times New Roman" w:cs="Times New Roman"/>
          <w:kern w:val="1"/>
          <w:sz w:val="24"/>
          <w:szCs w:val="24"/>
          <w:lang w:eastAsia="zh-CN"/>
        </w:rPr>
        <w:t xml:space="preserve"> (</w:t>
      </w:r>
      <w:proofErr w:type="spellStart"/>
      <w:r w:rsidRPr="005C72EE">
        <w:rPr>
          <w:rFonts w:ascii="Times New Roman" w:hAnsi="Times New Roman" w:cs="Times New Roman"/>
          <w:kern w:val="1"/>
          <w:sz w:val="24"/>
          <w:szCs w:val="24"/>
          <w:lang w:eastAsia="zh-CN"/>
        </w:rPr>
        <w:t>Jinzhong</w:t>
      </w:r>
      <w:proofErr w:type="spellEnd"/>
      <w:r w:rsidRPr="005C72EE">
        <w:rPr>
          <w:rFonts w:ascii="Times New Roman" w:hAnsi="Times New Roman" w:cs="Times New Roman"/>
          <w:kern w:val="1"/>
          <w:sz w:val="24"/>
          <w:szCs w:val="24"/>
          <w:lang w:eastAsia="zh-CN"/>
        </w:rPr>
        <w:t>, cat. no. JD5020)</w:t>
      </w:r>
    </w:p>
    <w:p w14:paraId="4762176C"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三角瓶</w:t>
      </w:r>
      <w:r w:rsidRPr="005C72EE">
        <w:rPr>
          <w:rFonts w:ascii="Times New Roman" w:hAnsi="Times New Roman" w:cs="Times New Roman"/>
          <w:kern w:val="1"/>
          <w:sz w:val="24"/>
          <w:szCs w:val="24"/>
          <w:lang w:eastAsia="zh-CN"/>
        </w:rPr>
        <w:t xml:space="preserve"> (</w:t>
      </w:r>
      <w:proofErr w:type="spellStart"/>
      <w:r w:rsidRPr="005C72EE">
        <w:rPr>
          <w:rFonts w:ascii="Times New Roman" w:hAnsi="Times New Roman" w:cs="Times New Roman"/>
          <w:kern w:val="1"/>
          <w:sz w:val="24"/>
          <w:szCs w:val="24"/>
          <w:lang w:eastAsia="zh-CN"/>
        </w:rPr>
        <w:t>aladdin</w:t>
      </w:r>
      <w:proofErr w:type="spellEnd"/>
      <w:r w:rsidRPr="005C72EE">
        <w:rPr>
          <w:rFonts w:ascii="Times New Roman" w:hAnsi="Times New Roman" w:cs="Times New Roman"/>
          <w:kern w:val="1"/>
          <w:sz w:val="24"/>
          <w:szCs w:val="24"/>
          <w:lang w:eastAsia="zh-CN"/>
        </w:rPr>
        <w:t>, cat. no.T4227-500ml-1EA)</w:t>
      </w:r>
    </w:p>
    <w:p w14:paraId="19296F2A"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130-mm</w:t>
      </w:r>
      <w:r w:rsidRPr="005C72EE">
        <w:rPr>
          <w:rFonts w:ascii="Times New Roman" w:hAnsi="Times New Roman" w:cs="Times New Roman"/>
          <w:kern w:val="1"/>
          <w:sz w:val="24"/>
          <w:szCs w:val="24"/>
          <w:lang w:eastAsia="zh-CN"/>
        </w:rPr>
        <w:t>方形培养皿</w:t>
      </w:r>
      <w:r w:rsidRPr="005C72EE">
        <w:rPr>
          <w:rFonts w:ascii="Times New Roman" w:hAnsi="Times New Roman" w:cs="Times New Roman"/>
          <w:kern w:val="1"/>
          <w:sz w:val="24"/>
          <w:szCs w:val="24"/>
          <w:lang w:eastAsia="zh-CN"/>
        </w:rPr>
        <w:t xml:space="preserve"> (</w:t>
      </w:r>
      <w:proofErr w:type="spellStart"/>
      <w:r w:rsidRPr="005C72EE">
        <w:rPr>
          <w:rFonts w:ascii="Times New Roman" w:hAnsi="Times New Roman" w:cs="Times New Roman"/>
          <w:kern w:val="1"/>
          <w:sz w:val="24"/>
          <w:szCs w:val="24"/>
          <w:lang w:eastAsia="zh-CN"/>
        </w:rPr>
        <w:t>MaiSiNuo</w:t>
      </w:r>
      <w:proofErr w:type="spellEnd"/>
      <w:r w:rsidRPr="005C72EE">
        <w:rPr>
          <w:rFonts w:ascii="Times New Roman" w:hAnsi="Times New Roman" w:cs="Times New Roman"/>
          <w:kern w:val="1"/>
          <w:sz w:val="24"/>
          <w:szCs w:val="24"/>
          <w:lang w:eastAsia="zh-CN"/>
        </w:rPr>
        <w:t>, cat. no. HZX064-1)</w:t>
      </w:r>
    </w:p>
    <w:p w14:paraId="659A6B6F"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1-L</w:t>
      </w:r>
      <w:r w:rsidRPr="005C72EE">
        <w:rPr>
          <w:rFonts w:ascii="Times New Roman" w:hAnsi="Times New Roman" w:cs="Times New Roman"/>
          <w:kern w:val="1"/>
          <w:sz w:val="24"/>
          <w:szCs w:val="24"/>
          <w:lang w:eastAsia="zh-CN"/>
        </w:rPr>
        <w:t>试剂瓶</w:t>
      </w:r>
      <w:r w:rsidRPr="005C72EE">
        <w:rPr>
          <w:rFonts w:ascii="Times New Roman" w:hAnsi="Times New Roman" w:cs="Times New Roman"/>
          <w:kern w:val="1"/>
          <w:sz w:val="24"/>
          <w:szCs w:val="24"/>
          <w:lang w:eastAsia="zh-CN"/>
        </w:rPr>
        <w:t xml:space="preserve"> (</w:t>
      </w:r>
      <w:proofErr w:type="spellStart"/>
      <w:r w:rsidRPr="005C72EE">
        <w:rPr>
          <w:rFonts w:ascii="Times New Roman" w:hAnsi="Times New Roman" w:cs="Times New Roman"/>
          <w:kern w:val="1"/>
          <w:sz w:val="24"/>
          <w:szCs w:val="24"/>
          <w:lang w:eastAsia="zh-CN"/>
        </w:rPr>
        <w:t>Cleman</w:t>
      </w:r>
      <w:proofErr w:type="spellEnd"/>
      <w:r w:rsidRPr="005C72EE">
        <w:rPr>
          <w:rFonts w:ascii="Times New Roman" w:hAnsi="Times New Roman" w:cs="Times New Roman"/>
          <w:kern w:val="1"/>
          <w:sz w:val="24"/>
          <w:szCs w:val="24"/>
          <w:lang w:eastAsia="zh-CN"/>
        </w:rPr>
        <w:t>, cat, no, CN-600-1000)</w:t>
      </w:r>
    </w:p>
    <w:p w14:paraId="70185E9B"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Parafilm</w:t>
      </w:r>
      <w:r w:rsidRPr="005C72EE">
        <w:rPr>
          <w:rFonts w:ascii="Times New Roman" w:hAnsi="Times New Roman" w:cs="Times New Roman"/>
          <w:kern w:val="1"/>
          <w:sz w:val="24"/>
          <w:szCs w:val="24"/>
          <w:lang w:eastAsia="zh-CN"/>
        </w:rPr>
        <w:t>封口膜</w:t>
      </w:r>
      <w:r w:rsidRPr="005C72EE">
        <w:rPr>
          <w:rFonts w:ascii="Times New Roman" w:hAnsi="Times New Roman" w:cs="Times New Roman"/>
          <w:kern w:val="1"/>
          <w:sz w:val="24"/>
          <w:szCs w:val="24"/>
          <w:lang w:eastAsia="zh-CN"/>
        </w:rPr>
        <w:t xml:space="preserve"> (Bemis, cat. no. PM-996) </w:t>
      </w:r>
    </w:p>
    <w:p w14:paraId="71F265FA"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电子天平</w:t>
      </w:r>
      <w:r w:rsidRPr="005C72EE">
        <w:rPr>
          <w:rFonts w:ascii="Times New Roman" w:hAnsi="Times New Roman" w:cs="Times New Roman"/>
          <w:kern w:val="1"/>
          <w:sz w:val="24"/>
          <w:szCs w:val="24"/>
          <w:lang w:eastAsia="zh-CN"/>
        </w:rPr>
        <w:t xml:space="preserve"> (Mettler Toledo, cat. no. AL104)</w:t>
      </w:r>
    </w:p>
    <w:p w14:paraId="7B3F29D1"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高压蒸汽灭菌锅</w:t>
      </w:r>
      <w:r w:rsidRPr="005C72EE">
        <w:rPr>
          <w:rFonts w:ascii="Times New Roman" w:hAnsi="Times New Roman" w:cs="Times New Roman"/>
          <w:kern w:val="1"/>
          <w:sz w:val="24"/>
          <w:szCs w:val="24"/>
          <w:lang w:eastAsia="zh-CN"/>
        </w:rPr>
        <w:t xml:space="preserve"> (</w:t>
      </w:r>
      <w:proofErr w:type="spellStart"/>
      <w:r w:rsidRPr="005C72EE">
        <w:rPr>
          <w:rFonts w:ascii="Times New Roman" w:hAnsi="Times New Roman" w:cs="Times New Roman"/>
          <w:kern w:val="1"/>
          <w:sz w:val="24"/>
          <w:szCs w:val="24"/>
          <w:lang w:eastAsia="zh-CN"/>
        </w:rPr>
        <w:t>PHCbi</w:t>
      </w:r>
      <w:proofErr w:type="spellEnd"/>
      <w:r w:rsidRPr="005C72EE">
        <w:rPr>
          <w:rFonts w:ascii="Times New Roman" w:hAnsi="Times New Roman" w:cs="Times New Roman"/>
          <w:kern w:val="1"/>
          <w:sz w:val="24"/>
          <w:szCs w:val="24"/>
          <w:lang w:eastAsia="zh-CN"/>
        </w:rPr>
        <w:t>, cat. no. MLS-3781-PC)</w:t>
      </w:r>
    </w:p>
    <w:p w14:paraId="41343CD3"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50-mL</w:t>
      </w:r>
      <w:r w:rsidRPr="005C72EE">
        <w:rPr>
          <w:rFonts w:ascii="Times New Roman" w:hAnsi="Times New Roman" w:cs="Times New Roman"/>
          <w:kern w:val="1"/>
          <w:sz w:val="24"/>
          <w:szCs w:val="24"/>
          <w:lang w:eastAsia="zh-CN"/>
        </w:rPr>
        <w:t>离心管</w:t>
      </w:r>
      <w:r w:rsidRPr="005C72EE">
        <w:rPr>
          <w:rFonts w:ascii="Times New Roman" w:hAnsi="Times New Roman" w:cs="Times New Roman"/>
          <w:kern w:val="1"/>
          <w:sz w:val="24"/>
          <w:szCs w:val="24"/>
          <w:lang w:eastAsia="zh-CN"/>
        </w:rPr>
        <w:t xml:space="preserve"> (BD Falcon, cat. no. 352070)</w:t>
      </w:r>
    </w:p>
    <w:p w14:paraId="0C0E34E9"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剪刀</w:t>
      </w:r>
      <w:r w:rsidRPr="005C72EE">
        <w:rPr>
          <w:rFonts w:ascii="Times New Roman" w:hAnsi="Times New Roman" w:cs="Times New Roman"/>
          <w:kern w:val="1"/>
          <w:sz w:val="24"/>
          <w:szCs w:val="24"/>
          <w:lang w:eastAsia="zh-CN"/>
        </w:rPr>
        <w:t xml:space="preserve"> (</w:t>
      </w:r>
      <w:proofErr w:type="spellStart"/>
      <w:r w:rsidRPr="005C72EE">
        <w:rPr>
          <w:rFonts w:ascii="Times New Roman" w:hAnsi="Times New Roman" w:cs="Times New Roman"/>
          <w:kern w:val="1"/>
          <w:sz w:val="24"/>
          <w:szCs w:val="24"/>
          <w:lang w:eastAsia="zh-CN"/>
        </w:rPr>
        <w:t>Jinzhong</w:t>
      </w:r>
      <w:proofErr w:type="spellEnd"/>
      <w:r w:rsidRPr="005C72EE">
        <w:rPr>
          <w:rFonts w:ascii="Times New Roman" w:hAnsi="Times New Roman" w:cs="Times New Roman"/>
          <w:kern w:val="1"/>
          <w:sz w:val="24"/>
          <w:szCs w:val="24"/>
          <w:lang w:eastAsia="zh-CN"/>
        </w:rPr>
        <w:t xml:space="preserve">, cat. no. J21130) </w:t>
      </w:r>
    </w:p>
    <w:p w14:paraId="18108259"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高速离心机</w:t>
      </w:r>
      <w:r w:rsidRPr="005C72EE">
        <w:rPr>
          <w:rFonts w:ascii="Times New Roman" w:hAnsi="Times New Roman" w:cs="Times New Roman"/>
          <w:kern w:val="1"/>
          <w:sz w:val="24"/>
          <w:szCs w:val="24"/>
          <w:lang w:eastAsia="zh-CN"/>
        </w:rPr>
        <w:t xml:space="preserve"> (Eppendorf, model no. 5810R) </w:t>
      </w:r>
    </w:p>
    <w:p w14:paraId="4C65508C"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平板摇床</w:t>
      </w:r>
      <w:r w:rsidRPr="005C72EE">
        <w:rPr>
          <w:rFonts w:ascii="Times New Roman" w:hAnsi="Times New Roman" w:cs="Times New Roman"/>
          <w:kern w:val="1"/>
          <w:sz w:val="24"/>
          <w:szCs w:val="24"/>
          <w:lang w:eastAsia="zh-CN"/>
        </w:rPr>
        <w:t xml:space="preserve"> (</w:t>
      </w:r>
      <w:proofErr w:type="spellStart"/>
      <w:r w:rsidRPr="005C72EE">
        <w:rPr>
          <w:rFonts w:ascii="Times New Roman" w:hAnsi="Times New Roman" w:cs="Times New Roman"/>
          <w:kern w:val="1"/>
          <w:sz w:val="24"/>
          <w:szCs w:val="24"/>
          <w:lang w:eastAsia="zh-CN"/>
        </w:rPr>
        <w:t>Kylin</w:t>
      </w:r>
      <w:proofErr w:type="spellEnd"/>
      <w:r w:rsidRPr="005C72EE">
        <w:rPr>
          <w:rFonts w:ascii="Times New Roman" w:hAnsi="Times New Roman" w:cs="Times New Roman"/>
          <w:kern w:val="1"/>
          <w:sz w:val="24"/>
          <w:szCs w:val="24"/>
          <w:lang w:eastAsia="zh-CN"/>
        </w:rPr>
        <w:t>-Bell Lab Instruments, model no. TS-2)</w:t>
      </w:r>
    </w:p>
    <w:p w14:paraId="65CFD7E2"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lastRenderedPageBreak/>
        <w:t>滤纸</w:t>
      </w:r>
      <w:r w:rsidRPr="005C72EE">
        <w:rPr>
          <w:rFonts w:ascii="Times New Roman" w:hAnsi="Times New Roman" w:cs="Times New Roman"/>
          <w:kern w:val="1"/>
          <w:sz w:val="24"/>
          <w:szCs w:val="24"/>
          <w:lang w:eastAsia="zh-CN"/>
        </w:rPr>
        <w:t xml:space="preserve"> (SEP, cat. no. DXLZ11F)</w:t>
      </w:r>
    </w:p>
    <w:p w14:paraId="7199EED0"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微量离心管</w:t>
      </w:r>
      <w:r w:rsidRPr="005C72EE">
        <w:rPr>
          <w:rFonts w:ascii="Times New Roman" w:hAnsi="Times New Roman" w:cs="Times New Roman"/>
          <w:kern w:val="1"/>
          <w:sz w:val="24"/>
          <w:szCs w:val="24"/>
          <w:lang w:eastAsia="zh-CN"/>
        </w:rPr>
        <w:t xml:space="preserve"> (1.5-, 2-, 5-mL; Eppendorf, cat. nos. 0030125150, 30123344, 30119401)</w:t>
      </w:r>
    </w:p>
    <w:p w14:paraId="396B891D"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proofErr w:type="gramStart"/>
      <w:r w:rsidRPr="005C72EE">
        <w:rPr>
          <w:rFonts w:ascii="Times New Roman" w:hAnsi="Times New Roman" w:cs="Times New Roman"/>
          <w:kern w:val="1"/>
          <w:sz w:val="24"/>
          <w:szCs w:val="24"/>
          <w:lang w:eastAsia="zh-CN"/>
        </w:rPr>
        <w:t>单道移液器</w:t>
      </w:r>
      <w:proofErr w:type="gramEnd"/>
      <w:r w:rsidRPr="005C72EE">
        <w:rPr>
          <w:rFonts w:ascii="Times New Roman" w:hAnsi="Times New Roman" w:cs="Times New Roman"/>
          <w:kern w:val="1"/>
          <w:sz w:val="24"/>
          <w:szCs w:val="24"/>
          <w:lang w:eastAsia="zh-CN"/>
        </w:rPr>
        <w:t xml:space="preserve"> (10, 20, 100, 200, 1000 µL; Eppendorf, cat. nos. 3120000020, 3120000038, 3120000046, 3120000054, 3120000062) </w:t>
      </w:r>
    </w:p>
    <w:p w14:paraId="6D77F892"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12</w:t>
      </w:r>
      <w:proofErr w:type="gramStart"/>
      <w:r w:rsidRPr="005C72EE">
        <w:rPr>
          <w:rFonts w:ascii="Times New Roman" w:hAnsi="Times New Roman" w:cs="Times New Roman"/>
          <w:kern w:val="1"/>
          <w:sz w:val="24"/>
          <w:szCs w:val="24"/>
          <w:lang w:eastAsia="zh-CN"/>
        </w:rPr>
        <w:t>通道移液器</w:t>
      </w:r>
      <w:proofErr w:type="gramEnd"/>
      <w:r w:rsidRPr="005C72EE">
        <w:rPr>
          <w:rFonts w:ascii="Times New Roman" w:hAnsi="Times New Roman" w:cs="Times New Roman"/>
          <w:kern w:val="1"/>
          <w:sz w:val="24"/>
          <w:szCs w:val="24"/>
          <w:lang w:eastAsia="zh-CN"/>
        </w:rPr>
        <w:t xml:space="preserve"> (10, 100, 300 µL; Eppendorf, cat. nos. 3122000027, 3122000043, 3122000060) </w:t>
      </w:r>
    </w:p>
    <w:p w14:paraId="2E87ED7B"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proofErr w:type="gramStart"/>
      <w:r w:rsidRPr="005C72EE">
        <w:rPr>
          <w:rFonts w:ascii="Times New Roman" w:hAnsi="Times New Roman" w:cs="Times New Roman"/>
          <w:kern w:val="1"/>
          <w:sz w:val="24"/>
          <w:szCs w:val="24"/>
          <w:lang w:eastAsia="zh-CN"/>
        </w:rPr>
        <w:t>移液器</w:t>
      </w:r>
      <w:proofErr w:type="gramEnd"/>
      <w:r w:rsidRPr="005C72EE">
        <w:rPr>
          <w:rFonts w:ascii="Times New Roman" w:hAnsi="Times New Roman" w:cs="Times New Roman"/>
          <w:kern w:val="1"/>
          <w:sz w:val="24"/>
          <w:szCs w:val="24"/>
          <w:lang w:eastAsia="zh-CN"/>
        </w:rPr>
        <w:t>枪头</w:t>
      </w:r>
      <w:r w:rsidRPr="005C72EE">
        <w:rPr>
          <w:rFonts w:ascii="Times New Roman" w:hAnsi="Times New Roman" w:cs="Times New Roman"/>
          <w:kern w:val="1"/>
          <w:sz w:val="24"/>
          <w:szCs w:val="24"/>
          <w:lang w:eastAsia="zh-CN"/>
        </w:rPr>
        <w:t xml:space="preserve"> (nuclease-free, 10, 200, 1000 µL; </w:t>
      </w:r>
      <w:proofErr w:type="spellStart"/>
      <w:r w:rsidRPr="005C72EE">
        <w:rPr>
          <w:rFonts w:ascii="Times New Roman" w:hAnsi="Times New Roman" w:cs="Times New Roman"/>
          <w:kern w:val="1"/>
          <w:sz w:val="24"/>
          <w:szCs w:val="24"/>
          <w:lang w:eastAsia="zh-CN"/>
        </w:rPr>
        <w:t>Axygen</w:t>
      </w:r>
      <w:proofErr w:type="spellEnd"/>
      <w:r w:rsidRPr="005C72EE">
        <w:rPr>
          <w:rFonts w:ascii="Times New Roman" w:hAnsi="Times New Roman" w:cs="Times New Roman"/>
          <w:kern w:val="1"/>
          <w:sz w:val="24"/>
          <w:szCs w:val="24"/>
          <w:lang w:eastAsia="zh-CN"/>
        </w:rPr>
        <w:t>, cat. nos. T-300, T-200-Y, T-1000-B)</w:t>
      </w:r>
    </w:p>
    <w:p w14:paraId="2FAE45A7" w14:textId="76AA9A72"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旋涡混合器</w:t>
      </w:r>
      <w:r w:rsidRPr="005C72EE">
        <w:rPr>
          <w:rFonts w:ascii="Times New Roman" w:hAnsi="Times New Roman" w:cs="Times New Roman"/>
          <w:kern w:val="1"/>
          <w:sz w:val="24"/>
          <w:szCs w:val="24"/>
          <w:lang w:eastAsia="zh-CN"/>
        </w:rPr>
        <w:t xml:space="preserve"> (</w:t>
      </w:r>
      <w:proofErr w:type="spellStart"/>
      <w:r w:rsidR="005C72EE">
        <w:rPr>
          <w:rFonts w:ascii="Times New Roman" w:hAnsi="Times New Roman" w:cs="Times New Roman" w:hint="eastAsia"/>
          <w:kern w:val="1"/>
          <w:sz w:val="24"/>
          <w:szCs w:val="24"/>
          <w:lang w:eastAsia="zh-CN"/>
        </w:rPr>
        <w:t>ZangHan</w:t>
      </w:r>
      <w:proofErr w:type="spellEnd"/>
      <w:r w:rsidRPr="005C72EE">
        <w:rPr>
          <w:rFonts w:ascii="Times New Roman" w:hAnsi="Times New Roman" w:cs="Times New Roman"/>
          <w:kern w:val="1"/>
          <w:sz w:val="24"/>
          <w:szCs w:val="24"/>
          <w:lang w:eastAsia="zh-CN"/>
        </w:rPr>
        <w:t xml:space="preserve">, cat. no. </w:t>
      </w:r>
      <w:r w:rsidR="005C72EE">
        <w:rPr>
          <w:rFonts w:ascii="Times New Roman" w:hAnsi="Times New Roman" w:cs="Times New Roman" w:hint="eastAsia"/>
          <w:kern w:val="1"/>
          <w:sz w:val="24"/>
          <w:szCs w:val="24"/>
          <w:lang w:eastAsia="zh-CN"/>
        </w:rPr>
        <w:t>VM100</w:t>
      </w:r>
      <w:r w:rsidRPr="005C72EE">
        <w:rPr>
          <w:rFonts w:ascii="Times New Roman" w:hAnsi="Times New Roman" w:cs="Times New Roman"/>
          <w:kern w:val="1"/>
          <w:sz w:val="24"/>
          <w:szCs w:val="24"/>
          <w:lang w:eastAsia="zh-CN"/>
        </w:rPr>
        <w:t xml:space="preserve">) </w:t>
      </w:r>
    </w:p>
    <w:p w14:paraId="4BB2D376"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金属水浴锅</w:t>
      </w:r>
      <w:r w:rsidRPr="005C72EE">
        <w:rPr>
          <w:rFonts w:ascii="Times New Roman" w:hAnsi="Times New Roman" w:cs="Times New Roman"/>
          <w:kern w:val="1"/>
          <w:sz w:val="24"/>
          <w:szCs w:val="24"/>
          <w:lang w:eastAsia="zh-CN"/>
        </w:rPr>
        <w:t xml:space="preserve"> (Dry Baths, Thermo, cat. no. 88870011)</w:t>
      </w:r>
    </w:p>
    <w:p w14:paraId="26672DC3" w14:textId="33138DD2" w:rsidR="00442991" w:rsidRPr="005C72EE" w:rsidRDefault="005C72EE" w:rsidP="00442991">
      <w:pPr>
        <w:wordWrap w:val="0"/>
        <w:adjustRightInd w:val="0"/>
        <w:snapToGrid w:val="0"/>
        <w:spacing w:line="360" w:lineRule="auto"/>
        <w:rPr>
          <w:rFonts w:ascii="Times New Roman" w:hAnsi="Times New Roman" w:cs="Times New Roman"/>
          <w:kern w:val="1"/>
          <w:sz w:val="24"/>
          <w:szCs w:val="24"/>
          <w:lang w:eastAsia="zh-CN"/>
        </w:rPr>
      </w:pPr>
      <w:proofErr w:type="gramStart"/>
      <w:r>
        <w:rPr>
          <w:rFonts w:ascii="Times New Roman" w:hAnsi="Times New Roman" w:cs="Times New Roman" w:hint="eastAsia"/>
          <w:kern w:val="1"/>
          <w:sz w:val="24"/>
          <w:szCs w:val="24"/>
          <w:lang w:eastAsia="zh-CN"/>
        </w:rPr>
        <w:t>破碎仪</w:t>
      </w:r>
      <w:proofErr w:type="gramEnd"/>
      <w:r w:rsidR="00442991" w:rsidRPr="005C72EE">
        <w:rPr>
          <w:rFonts w:ascii="Times New Roman" w:hAnsi="Times New Roman" w:cs="Times New Roman"/>
          <w:kern w:val="1"/>
          <w:sz w:val="24"/>
          <w:szCs w:val="24"/>
          <w:lang w:eastAsia="zh-CN"/>
        </w:rPr>
        <w:t xml:space="preserve"> (</w:t>
      </w:r>
      <w:proofErr w:type="spellStart"/>
      <w:r w:rsidR="00442991" w:rsidRPr="005C72EE">
        <w:rPr>
          <w:rFonts w:ascii="Times New Roman" w:hAnsi="Times New Roman" w:cs="Times New Roman"/>
          <w:kern w:val="1"/>
          <w:sz w:val="24"/>
          <w:szCs w:val="24"/>
          <w:lang w:eastAsia="zh-CN"/>
        </w:rPr>
        <w:t>Mpbio</w:t>
      </w:r>
      <w:proofErr w:type="spellEnd"/>
      <w:r w:rsidR="00442991" w:rsidRPr="005C72EE">
        <w:rPr>
          <w:rFonts w:ascii="Times New Roman" w:hAnsi="Times New Roman" w:cs="Times New Roman"/>
          <w:kern w:val="1"/>
          <w:sz w:val="24"/>
          <w:szCs w:val="24"/>
          <w:lang w:eastAsia="zh-CN"/>
        </w:rPr>
        <w:t xml:space="preserve"> FastPrep-24TM, </w:t>
      </w:r>
      <w:proofErr w:type="spellStart"/>
      <w:r w:rsidR="00442991" w:rsidRPr="005C72EE">
        <w:rPr>
          <w:rFonts w:ascii="Times New Roman" w:hAnsi="Times New Roman" w:cs="Times New Roman"/>
          <w:kern w:val="1"/>
          <w:sz w:val="24"/>
          <w:szCs w:val="24"/>
          <w:lang w:eastAsia="zh-CN"/>
        </w:rPr>
        <w:t>Mpbio</w:t>
      </w:r>
      <w:proofErr w:type="spellEnd"/>
      <w:r w:rsidR="00442991" w:rsidRPr="005C72EE">
        <w:rPr>
          <w:rFonts w:ascii="Times New Roman" w:hAnsi="Times New Roman" w:cs="Times New Roman"/>
          <w:kern w:val="1"/>
          <w:sz w:val="24"/>
          <w:szCs w:val="24"/>
          <w:lang w:eastAsia="zh-CN"/>
        </w:rPr>
        <w:t>, cat. no. MPFastPrep-24 5G)</w:t>
      </w:r>
    </w:p>
    <w:p w14:paraId="5F5347C9"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高速微型离心机</w:t>
      </w:r>
      <w:r w:rsidRPr="005C72EE">
        <w:rPr>
          <w:rFonts w:ascii="Times New Roman" w:hAnsi="Times New Roman" w:cs="Times New Roman"/>
          <w:kern w:val="1"/>
          <w:sz w:val="24"/>
          <w:szCs w:val="24"/>
          <w:lang w:eastAsia="zh-CN"/>
        </w:rPr>
        <w:t xml:space="preserve"> (Thermo Fisher Scientific, model no. Heraeus Pico 17)</w:t>
      </w:r>
    </w:p>
    <w:p w14:paraId="18F5E1D5"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紫外分光光度计</w:t>
      </w:r>
      <w:r w:rsidRPr="005C72EE">
        <w:rPr>
          <w:rFonts w:ascii="Times New Roman" w:hAnsi="Times New Roman" w:cs="Times New Roman"/>
          <w:kern w:val="1"/>
          <w:sz w:val="24"/>
          <w:szCs w:val="24"/>
          <w:lang w:eastAsia="zh-CN"/>
        </w:rPr>
        <w:t xml:space="preserve"> (Thermo Fisher Scientific, model no. </w:t>
      </w:r>
      <w:proofErr w:type="spellStart"/>
      <w:r w:rsidRPr="005C72EE">
        <w:rPr>
          <w:rFonts w:ascii="Times New Roman" w:hAnsi="Times New Roman" w:cs="Times New Roman"/>
          <w:kern w:val="1"/>
          <w:sz w:val="24"/>
          <w:szCs w:val="24"/>
          <w:lang w:eastAsia="zh-CN"/>
        </w:rPr>
        <w:t>NanoDrop</w:t>
      </w:r>
      <w:proofErr w:type="spellEnd"/>
      <w:r w:rsidRPr="005C72EE">
        <w:rPr>
          <w:rFonts w:ascii="Times New Roman" w:hAnsi="Times New Roman" w:cs="Times New Roman"/>
          <w:kern w:val="1"/>
          <w:sz w:val="24"/>
          <w:szCs w:val="24"/>
          <w:lang w:eastAsia="zh-CN"/>
        </w:rPr>
        <w:t xml:space="preserve"> ND-3300)</w:t>
      </w:r>
    </w:p>
    <w:p w14:paraId="2BE56CDD"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96</w:t>
      </w:r>
      <w:r w:rsidRPr="005C72EE">
        <w:rPr>
          <w:rFonts w:ascii="Times New Roman" w:hAnsi="Times New Roman" w:cs="Times New Roman"/>
          <w:kern w:val="1"/>
          <w:sz w:val="24"/>
          <w:szCs w:val="24"/>
          <w:lang w:eastAsia="zh-CN"/>
        </w:rPr>
        <w:t>孔</w:t>
      </w:r>
      <w:r w:rsidRPr="005C72EE">
        <w:rPr>
          <w:rFonts w:ascii="Times New Roman" w:hAnsi="Times New Roman" w:cs="Times New Roman"/>
          <w:kern w:val="1"/>
          <w:sz w:val="24"/>
          <w:szCs w:val="24"/>
          <w:lang w:eastAsia="zh-CN"/>
        </w:rPr>
        <w:t>PCR</w:t>
      </w:r>
      <w:r w:rsidRPr="005C72EE">
        <w:rPr>
          <w:rFonts w:ascii="Times New Roman" w:hAnsi="Times New Roman" w:cs="Times New Roman"/>
          <w:kern w:val="1"/>
          <w:sz w:val="24"/>
          <w:szCs w:val="24"/>
          <w:lang w:eastAsia="zh-CN"/>
        </w:rPr>
        <w:t>板</w:t>
      </w:r>
      <w:r w:rsidRPr="005C72EE">
        <w:rPr>
          <w:rFonts w:ascii="Times New Roman" w:hAnsi="Times New Roman" w:cs="Times New Roman"/>
          <w:kern w:val="1"/>
          <w:sz w:val="24"/>
          <w:szCs w:val="24"/>
          <w:lang w:eastAsia="zh-CN"/>
        </w:rPr>
        <w:t xml:space="preserve"> (Jet Keen Biotechnology, cat. no. PC-0200-9B)</w:t>
      </w:r>
    </w:p>
    <w:p w14:paraId="1B8E34E0"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96</w:t>
      </w:r>
      <w:proofErr w:type="gramStart"/>
      <w:r w:rsidRPr="005C72EE">
        <w:rPr>
          <w:rFonts w:ascii="Times New Roman" w:hAnsi="Times New Roman" w:cs="Times New Roman"/>
          <w:kern w:val="1"/>
          <w:sz w:val="24"/>
          <w:szCs w:val="24"/>
          <w:lang w:eastAsia="zh-CN"/>
        </w:rPr>
        <w:t>孔酶标</w:t>
      </w:r>
      <w:proofErr w:type="gramEnd"/>
      <w:r w:rsidRPr="005C72EE">
        <w:rPr>
          <w:rFonts w:ascii="Times New Roman" w:hAnsi="Times New Roman" w:cs="Times New Roman"/>
          <w:kern w:val="1"/>
          <w:sz w:val="24"/>
          <w:szCs w:val="24"/>
          <w:lang w:eastAsia="zh-CN"/>
        </w:rPr>
        <w:t>板</w:t>
      </w:r>
      <w:r w:rsidRPr="005C72EE">
        <w:rPr>
          <w:rFonts w:ascii="Times New Roman" w:hAnsi="Times New Roman" w:cs="Times New Roman"/>
          <w:kern w:val="1"/>
          <w:sz w:val="24"/>
          <w:szCs w:val="24"/>
          <w:lang w:eastAsia="zh-CN"/>
        </w:rPr>
        <w:t xml:space="preserve"> (Costar, cat. no. 3590)</w:t>
      </w:r>
    </w:p>
    <w:p w14:paraId="398F4001"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酶标仪</w:t>
      </w:r>
      <w:r w:rsidRPr="005C72EE">
        <w:rPr>
          <w:rFonts w:ascii="Times New Roman" w:hAnsi="Times New Roman" w:cs="Times New Roman"/>
          <w:kern w:val="1"/>
          <w:sz w:val="24"/>
          <w:szCs w:val="24"/>
          <w:lang w:eastAsia="zh-CN"/>
        </w:rPr>
        <w:t xml:space="preserve"> (Molecular Devices®, model no: PARADIGM)</w:t>
      </w:r>
    </w:p>
    <w:p w14:paraId="47973CE8"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96</w:t>
      </w:r>
      <w:r w:rsidRPr="005C72EE">
        <w:rPr>
          <w:rFonts w:ascii="Times New Roman" w:hAnsi="Times New Roman" w:cs="Times New Roman"/>
          <w:kern w:val="1"/>
          <w:sz w:val="24"/>
          <w:szCs w:val="24"/>
          <w:lang w:eastAsia="zh-CN"/>
        </w:rPr>
        <w:t>孔</w:t>
      </w:r>
      <w:r w:rsidRPr="005C72EE">
        <w:rPr>
          <w:rFonts w:ascii="Times New Roman" w:hAnsi="Times New Roman" w:cs="Times New Roman"/>
          <w:kern w:val="1"/>
          <w:sz w:val="24"/>
          <w:szCs w:val="24"/>
          <w:lang w:eastAsia="zh-CN"/>
        </w:rPr>
        <w:t>PCR</w:t>
      </w:r>
      <w:r w:rsidRPr="005C72EE">
        <w:rPr>
          <w:rFonts w:ascii="Times New Roman" w:hAnsi="Times New Roman" w:cs="Times New Roman"/>
          <w:kern w:val="1"/>
          <w:sz w:val="24"/>
          <w:szCs w:val="24"/>
          <w:lang w:eastAsia="zh-CN"/>
        </w:rPr>
        <w:t>板封板膜</w:t>
      </w:r>
      <w:r w:rsidRPr="005C72EE">
        <w:rPr>
          <w:rFonts w:ascii="Times New Roman" w:hAnsi="Times New Roman" w:cs="Times New Roman"/>
          <w:kern w:val="1"/>
          <w:sz w:val="24"/>
          <w:szCs w:val="24"/>
          <w:lang w:eastAsia="zh-CN"/>
        </w:rPr>
        <w:t xml:space="preserve"> (</w:t>
      </w:r>
      <w:proofErr w:type="spellStart"/>
      <w:r w:rsidRPr="005C72EE">
        <w:rPr>
          <w:rFonts w:ascii="Times New Roman" w:hAnsi="Times New Roman" w:cs="Times New Roman"/>
          <w:kern w:val="1"/>
          <w:sz w:val="24"/>
          <w:szCs w:val="24"/>
          <w:lang w:eastAsia="zh-CN"/>
        </w:rPr>
        <w:t>Axygen</w:t>
      </w:r>
      <w:proofErr w:type="spellEnd"/>
      <w:r w:rsidRPr="005C72EE">
        <w:rPr>
          <w:rFonts w:ascii="Times New Roman" w:hAnsi="Times New Roman" w:cs="Times New Roman"/>
          <w:kern w:val="1"/>
          <w:sz w:val="24"/>
          <w:szCs w:val="24"/>
          <w:lang w:eastAsia="zh-CN"/>
        </w:rPr>
        <w:t xml:space="preserve">, cat. no. PCR-TS) </w:t>
      </w:r>
    </w:p>
    <w:p w14:paraId="10086242"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PCR</w:t>
      </w:r>
      <w:r w:rsidRPr="005C72EE">
        <w:rPr>
          <w:rFonts w:ascii="Times New Roman" w:hAnsi="Times New Roman" w:cs="Times New Roman"/>
          <w:kern w:val="1"/>
          <w:sz w:val="24"/>
          <w:szCs w:val="24"/>
          <w:lang w:eastAsia="zh-CN"/>
        </w:rPr>
        <w:t>仪</w:t>
      </w:r>
      <w:r w:rsidRPr="005C72EE">
        <w:rPr>
          <w:rFonts w:ascii="Times New Roman" w:hAnsi="Times New Roman" w:cs="Times New Roman"/>
          <w:kern w:val="1"/>
          <w:sz w:val="24"/>
          <w:szCs w:val="24"/>
          <w:lang w:eastAsia="zh-CN"/>
        </w:rPr>
        <w:t xml:space="preserve"> (T100TM; BIO-RAD, model no. 1861096) </w:t>
      </w:r>
    </w:p>
    <w:p w14:paraId="2CAE2684"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电泳仪</w:t>
      </w:r>
      <w:r w:rsidRPr="005C72EE">
        <w:rPr>
          <w:rFonts w:ascii="Times New Roman" w:hAnsi="Times New Roman" w:cs="Times New Roman"/>
          <w:kern w:val="1"/>
          <w:sz w:val="24"/>
          <w:szCs w:val="24"/>
          <w:lang w:eastAsia="zh-CN"/>
        </w:rPr>
        <w:t xml:space="preserve"> (JUNYI-DONGFANG, cat. no. JY300HC) </w:t>
      </w:r>
    </w:p>
    <w:p w14:paraId="300853B2"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凝胶成像仪</w:t>
      </w:r>
      <w:r w:rsidRPr="005C72EE">
        <w:rPr>
          <w:rFonts w:ascii="Times New Roman" w:hAnsi="Times New Roman" w:cs="Times New Roman"/>
          <w:kern w:val="1"/>
          <w:sz w:val="24"/>
          <w:szCs w:val="24"/>
          <w:lang w:eastAsia="zh-CN"/>
        </w:rPr>
        <w:t xml:space="preserve"> (BIO-RAD, model no. Universal Hood II) </w:t>
      </w:r>
    </w:p>
    <w:p w14:paraId="4A7FA0EA"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切胶刀片</w:t>
      </w:r>
      <w:r w:rsidRPr="005C72EE">
        <w:rPr>
          <w:rFonts w:ascii="Times New Roman" w:hAnsi="Times New Roman" w:cs="Times New Roman"/>
          <w:kern w:val="1"/>
          <w:sz w:val="24"/>
          <w:szCs w:val="24"/>
          <w:lang w:eastAsia="zh-CN"/>
        </w:rPr>
        <w:t xml:space="preserve"> (</w:t>
      </w:r>
      <w:proofErr w:type="spellStart"/>
      <w:r w:rsidRPr="005C72EE">
        <w:rPr>
          <w:rFonts w:ascii="Times New Roman" w:hAnsi="Times New Roman" w:cs="Times New Roman"/>
          <w:kern w:val="1"/>
          <w:sz w:val="24"/>
          <w:szCs w:val="24"/>
          <w:lang w:eastAsia="zh-CN"/>
        </w:rPr>
        <w:t>Jinzhong</w:t>
      </w:r>
      <w:proofErr w:type="spellEnd"/>
      <w:r w:rsidRPr="005C72EE">
        <w:rPr>
          <w:rFonts w:ascii="Times New Roman" w:hAnsi="Times New Roman" w:cs="Times New Roman"/>
          <w:kern w:val="1"/>
          <w:sz w:val="24"/>
          <w:szCs w:val="24"/>
          <w:lang w:eastAsia="zh-CN"/>
        </w:rPr>
        <w:t>, cat. no. J11010)</w:t>
      </w:r>
    </w:p>
    <w:p w14:paraId="1D4D1544"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磁力架</w:t>
      </w:r>
      <w:r w:rsidRPr="005C72EE">
        <w:rPr>
          <w:rFonts w:ascii="Times New Roman" w:hAnsi="Times New Roman" w:cs="Times New Roman"/>
          <w:kern w:val="1"/>
          <w:sz w:val="24"/>
          <w:szCs w:val="24"/>
          <w:lang w:eastAsia="zh-CN"/>
        </w:rPr>
        <w:t xml:space="preserve"> (</w:t>
      </w:r>
      <w:proofErr w:type="spellStart"/>
      <w:r w:rsidRPr="005C72EE">
        <w:rPr>
          <w:rFonts w:ascii="Times New Roman" w:hAnsi="Times New Roman" w:cs="Times New Roman"/>
          <w:kern w:val="1"/>
          <w:sz w:val="24"/>
          <w:szCs w:val="24"/>
          <w:lang w:eastAsia="zh-CN"/>
        </w:rPr>
        <w:t>Invitrongen</w:t>
      </w:r>
      <w:proofErr w:type="spellEnd"/>
      <w:r w:rsidRPr="005C72EE">
        <w:rPr>
          <w:rFonts w:ascii="Times New Roman" w:hAnsi="Times New Roman" w:cs="Times New Roman"/>
          <w:kern w:val="1"/>
          <w:sz w:val="24"/>
          <w:szCs w:val="24"/>
          <w:lang w:eastAsia="zh-CN"/>
        </w:rPr>
        <w:t xml:space="preserve"> </w:t>
      </w:r>
      <w:proofErr w:type="spellStart"/>
      <w:r w:rsidRPr="005C72EE">
        <w:rPr>
          <w:rFonts w:ascii="Times New Roman" w:hAnsi="Times New Roman" w:cs="Times New Roman"/>
          <w:kern w:val="1"/>
          <w:sz w:val="24"/>
          <w:szCs w:val="24"/>
          <w:lang w:eastAsia="zh-CN"/>
        </w:rPr>
        <w:t>DynaMag</w:t>
      </w:r>
      <w:proofErr w:type="spellEnd"/>
      <w:r w:rsidRPr="005C72EE">
        <w:rPr>
          <w:rFonts w:ascii="Times New Roman" w:hAnsi="Times New Roman" w:cs="Times New Roman"/>
          <w:kern w:val="1"/>
          <w:sz w:val="24"/>
          <w:szCs w:val="24"/>
          <w:lang w:eastAsia="zh-CN"/>
        </w:rPr>
        <w:t xml:space="preserve">™-96 Side Magnet, </w:t>
      </w:r>
      <w:proofErr w:type="spellStart"/>
      <w:r w:rsidRPr="005C72EE">
        <w:rPr>
          <w:rFonts w:ascii="Times New Roman" w:hAnsi="Times New Roman" w:cs="Times New Roman"/>
          <w:kern w:val="1"/>
          <w:sz w:val="24"/>
          <w:szCs w:val="24"/>
          <w:lang w:eastAsia="zh-CN"/>
        </w:rPr>
        <w:t>Invitrongen</w:t>
      </w:r>
      <w:proofErr w:type="spellEnd"/>
      <w:r w:rsidRPr="005C72EE">
        <w:rPr>
          <w:rFonts w:ascii="Times New Roman" w:hAnsi="Times New Roman" w:cs="Times New Roman"/>
          <w:kern w:val="1"/>
          <w:sz w:val="24"/>
          <w:szCs w:val="24"/>
          <w:lang w:eastAsia="zh-CN"/>
        </w:rPr>
        <w:t xml:space="preserve"> </w:t>
      </w:r>
      <w:proofErr w:type="spellStart"/>
      <w:r w:rsidRPr="005C72EE">
        <w:rPr>
          <w:rFonts w:ascii="Times New Roman" w:hAnsi="Times New Roman" w:cs="Times New Roman"/>
          <w:kern w:val="1"/>
          <w:sz w:val="24"/>
          <w:szCs w:val="24"/>
          <w:lang w:eastAsia="zh-CN"/>
        </w:rPr>
        <w:t>DynaMag</w:t>
      </w:r>
      <w:proofErr w:type="spellEnd"/>
      <w:r w:rsidRPr="005C72EE">
        <w:rPr>
          <w:rFonts w:ascii="Times New Roman" w:hAnsi="Times New Roman" w:cs="Times New Roman"/>
          <w:kern w:val="1"/>
          <w:sz w:val="24"/>
          <w:szCs w:val="24"/>
          <w:lang w:eastAsia="zh-CN"/>
        </w:rPr>
        <w:t xml:space="preserve">™-2 </w:t>
      </w:r>
      <w:proofErr w:type="spellStart"/>
      <w:r w:rsidRPr="005C72EE">
        <w:rPr>
          <w:rFonts w:ascii="Times New Roman" w:hAnsi="Times New Roman" w:cs="Times New Roman"/>
          <w:kern w:val="1"/>
          <w:sz w:val="24"/>
          <w:szCs w:val="24"/>
          <w:lang w:eastAsia="zh-CN"/>
        </w:rPr>
        <w:t>Magne</w:t>
      </w:r>
      <w:proofErr w:type="spellEnd"/>
      <w:r w:rsidRPr="005C72EE">
        <w:rPr>
          <w:rFonts w:ascii="Times New Roman" w:hAnsi="Times New Roman" w:cs="Times New Roman"/>
          <w:kern w:val="1"/>
          <w:sz w:val="24"/>
          <w:szCs w:val="24"/>
          <w:lang w:eastAsia="zh-CN"/>
        </w:rPr>
        <w:t xml:space="preserve">, </w:t>
      </w:r>
      <w:proofErr w:type="spellStart"/>
      <w:r w:rsidRPr="005C72EE">
        <w:rPr>
          <w:rFonts w:ascii="Times New Roman" w:hAnsi="Times New Roman" w:cs="Times New Roman"/>
          <w:kern w:val="1"/>
          <w:sz w:val="24"/>
          <w:szCs w:val="24"/>
          <w:lang w:eastAsia="zh-CN"/>
        </w:rPr>
        <w:t>Invitrongen</w:t>
      </w:r>
      <w:proofErr w:type="spellEnd"/>
      <w:r w:rsidRPr="005C72EE">
        <w:rPr>
          <w:rFonts w:ascii="Times New Roman" w:hAnsi="Times New Roman" w:cs="Times New Roman"/>
          <w:kern w:val="1"/>
          <w:sz w:val="24"/>
          <w:szCs w:val="24"/>
          <w:lang w:eastAsia="zh-CN"/>
        </w:rPr>
        <w:t>, cat. nos. 12027, 12321D)</w:t>
      </w:r>
    </w:p>
    <w:p w14:paraId="31358687"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–80°C</w:t>
      </w:r>
      <w:r w:rsidRPr="005C72EE">
        <w:rPr>
          <w:rFonts w:ascii="Times New Roman" w:hAnsi="Times New Roman" w:cs="Times New Roman"/>
          <w:kern w:val="1"/>
          <w:sz w:val="24"/>
          <w:szCs w:val="24"/>
          <w:lang w:eastAsia="zh-CN"/>
        </w:rPr>
        <w:t>超低温冰箱</w:t>
      </w:r>
      <w:r w:rsidRPr="005C72EE">
        <w:rPr>
          <w:rFonts w:ascii="Times New Roman" w:hAnsi="Times New Roman" w:cs="Times New Roman"/>
          <w:kern w:val="1"/>
          <w:sz w:val="24"/>
          <w:szCs w:val="24"/>
          <w:lang w:eastAsia="zh-CN"/>
        </w:rPr>
        <w:t xml:space="preserve"> (Thermo Fisher Scientific, model no. 907)</w:t>
      </w:r>
    </w:p>
    <w:p w14:paraId="14860387" w14:textId="6D76C50D"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–20°C</w:t>
      </w:r>
      <w:r w:rsidRPr="005C72EE">
        <w:rPr>
          <w:rFonts w:ascii="Times New Roman" w:hAnsi="Times New Roman" w:cs="Times New Roman"/>
          <w:kern w:val="1"/>
          <w:sz w:val="24"/>
          <w:szCs w:val="24"/>
          <w:lang w:eastAsia="zh-CN"/>
        </w:rPr>
        <w:t>冰箱</w:t>
      </w:r>
      <w:r w:rsidRPr="005C72EE">
        <w:rPr>
          <w:rFonts w:ascii="Times New Roman" w:hAnsi="Times New Roman" w:cs="Times New Roman"/>
          <w:kern w:val="1"/>
          <w:sz w:val="24"/>
          <w:szCs w:val="24"/>
          <w:lang w:eastAsia="zh-CN"/>
        </w:rPr>
        <w:t xml:space="preserve"> (Haier, cat. no. DW-40L92)</w:t>
      </w:r>
    </w:p>
    <w:p w14:paraId="7B4C6AE7" w14:textId="77777777" w:rsidR="005C72EE" w:rsidRDefault="005C72EE">
      <w:pPr>
        <w:wordWrap w:val="0"/>
        <w:adjustRightInd w:val="0"/>
        <w:snapToGrid w:val="0"/>
        <w:spacing w:line="360" w:lineRule="auto"/>
        <w:rPr>
          <w:rFonts w:ascii="Times New Roman" w:hAnsi="Times New Roman" w:cs="Times New Roman"/>
          <w:b/>
          <w:bCs/>
          <w:sz w:val="24"/>
          <w:szCs w:val="24"/>
          <w:lang w:eastAsia="zh-CN"/>
        </w:rPr>
      </w:pPr>
    </w:p>
    <w:p w14:paraId="1F6E5AAA" w14:textId="63E5A088" w:rsidR="00D31473" w:rsidRPr="005C72EE" w:rsidRDefault="00A4170B" w:rsidP="00490442">
      <w:pPr>
        <w:wordWrap w:val="0"/>
        <w:adjustRightInd w:val="0"/>
        <w:snapToGrid w:val="0"/>
        <w:spacing w:line="360" w:lineRule="auto"/>
        <w:outlineLvl w:val="1"/>
        <w:rPr>
          <w:rFonts w:ascii="黑体" w:eastAsia="黑体" w:hAnsi="黑体" w:cs="Times New Roman"/>
          <w:b/>
          <w:bCs/>
          <w:sz w:val="24"/>
          <w:szCs w:val="24"/>
          <w:lang w:eastAsia="zh-CN"/>
        </w:rPr>
        <w:pPrChange w:id="36" w:author="Liu Yong-Xin" w:date="2020-10-13T19:31:00Z">
          <w:pPr>
            <w:wordWrap w:val="0"/>
            <w:adjustRightInd w:val="0"/>
            <w:snapToGrid w:val="0"/>
            <w:spacing w:line="360" w:lineRule="auto"/>
          </w:pPr>
        </w:pPrChange>
      </w:pPr>
      <w:r w:rsidRPr="005C72EE">
        <w:rPr>
          <w:rFonts w:ascii="黑体" w:eastAsia="黑体" w:hAnsi="黑体" w:cs="Times New Roman"/>
          <w:b/>
          <w:bCs/>
          <w:sz w:val="24"/>
          <w:szCs w:val="24"/>
          <w:lang w:eastAsia="zh-CN"/>
        </w:rPr>
        <w:t>实验步骤</w:t>
      </w:r>
    </w:p>
    <w:p w14:paraId="6F853010" w14:textId="5D283E7F" w:rsidR="001272F5" w:rsidRPr="005C72EE" w:rsidRDefault="001272F5" w:rsidP="00490442">
      <w:pPr>
        <w:wordWrap w:val="0"/>
        <w:adjustRightInd w:val="0"/>
        <w:snapToGrid w:val="0"/>
        <w:spacing w:line="360" w:lineRule="auto"/>
        <w:outlineLvl w:val="2"/>
        <w:rPr>
          <w:rFonts w:ascii="Times New Roman" w:hAnsi="Times New Roman" w:cs="Times New Roman"/>
          <w:b/>
          <w:kern w:val="1"/>
          <w:sz w:val="24"/>
          <w:szCs w:val="24"/>
          <w:lang w:eastAsia="zh-CN"/>
        </w:rPr>
        <w:pPrChange w:id="37" w:author="Liu Yong-Xin" w:date="2020-10-13T19:31:00Z">
          <w:pPr>
            <w:wordWrap w:val="0"/>
            <w:adjustRightInd w:val="0"/>
            <w:snapToGrid w:val="0"/>
            <w:spacing w:line="360" w:lineRule="auto"/>
          </w:pPr>
        </w:pPrChange>
      </w:pPr>
      <w:r w:rsidRPr="005C72EE">
        <w:rPr>
          <w:rFonts w:ascii="Times New Roman" w:hAnsi="Times New Roman" w:cs="Times New Roman"/>
          <w:b/>
          <w:kern w:val="1"/>
          <w:sz w:val="24"/>
          <w:szCs w:val="24"/>
          <w:lang w:eastAsia="zh-CN"/>
        </w:rPr>
        <w:t>一、</w:t>
      </w:r>
      <w:r w:rsidR="00EC3E16" w:rsidRPr="005C72EE">
        <w:rPr>
          <w:rFonts w:ascii="Times New Roman" w:hAnsi="Times New Roman" w:cs="Times New Roman"/>
          <w:b/>
          <w:kern w:val="1"/>
          <w:sz w:val="24"/>
          <w:szCs w:val="24"/>
          <w:lang w:eastAsia="zh-CN"/>
        </w:rPr>
        <w:t>种子消毒、</w:t>
      </w:r>
      <w:r w:rsidRPr="005C72EE">
        <w:rPr>
          <w:rFonts w:ascii="Times New Roman" w:hAnsi="Times New Roman" w:cs="Times New Roman"/>
          <w:b/>
          <w:kern w:val="1"/>
          <w:sz w:val="24"/>
          <w:szCs w:val="24"/>
          <w:lang w:eastAsia="zh-CN"/>
        </w:rPr>
        <w:t>萌发</w:t>
      </w:r>
      <w:r w:rsidR="00EC3E16" w:rsidRPr="005C72EE">
        <w:rPr>
          <w:rFonts w:ascii="Times New Roman" w:hAnsi="Times New Roman" w:cs="Times New Roman"/>
          <w:b/>
          <w:kern w:val="1"/>
          <w:sz w:val="24"/>
          <w:szCs w:val="24"/>
          <w:lang w:eastAsia="zh-CN"/>
        </w:rPr>
        <w:t>及移栽</w:t>
      </w:r>
    </w:p>
    <w:p w14:paraId="6391C215" w14:textId="6999D36A" w:rsidR="001272F5" w:rsidRPr="005C72EE" w:rsidRDefault="001272F5" w:rsidP="001272F5">
      <w:pPr>
        <w:wordWrap w:val="0"/>
        <w:adjustRightInd w:val="0"/>
        <w:snapToGrid w:val="0"/>
        <w:spacing w:line="360" w:lineRule="auto"/>
        <w:rPr>
          <w:rFonts w:ascii="Times New Roman" w:hAnsi="Times New Roman" w:cs="Times New Roman"/>
          <w:i/>
          <w:kern w:val="1"/>
          <w:sz w:val="24"/>
          <w:szCs w:val="24"/>
          <w:lang w:eastAsia="zh-CN"/>
        </w:rPr>
      </w:pPr>
      <w:r w:rsidRPr="005C72EE">
        <w:rPr>
          <w:rFonts w:ascii="Times New Roman" w:hAnsi="Times New Roman" w:cs="Times New Roman"/>
          <w:i/>
          <w:kern w:val="1"/>
          <w:sz w:val="24"/>
          <w:szCs w:val="24"/>
          <w:lang w:eastAsia="zh-CN"/>
        </w:rPr>
        <w:t>注：以下实验需在超净台内完成。</w:t>
      </w:r>
    </w:p>
    <w:p w14:paraId="03FEEA94" w14:textId="77777777" w:rsidR="00C65C3D" w:rsidRPr="005C72EE" w:rsidRDefault="001272F5" w:rsidP="00C65C3D">
      <w:pPr>
        <w:wordWrap w:val="0"/>
        <w:adjustRightInd w:val="0"/>
        <w:snapToGrid w:val="0"/>
        <w:spacing w:line="360" w:lineRule="auto"/>
        <w:rPr>
          <w:rFonts w:ascii="Times New Roman" w:hAnsi="Times New Roman" w:cs="Times New Roman"/>
          <w:b/>
          <w:kern w:val="1"/>
          <w:sz w:val="24"/>
          <w:szCs w:val="24"/>
          <w:lang w:eastAsia="zh-CN"/>
        </w:rPr>
      </w:pPr>
      <w:r w:rsidRPr="005C72EE">
        <w:rPr>
          <w:rFonts w:ascii="Times New Roman" w:hAnsi="Times New Roman" w:cs="Times New Roman"/>
          <w:kern w:val="1"/>
          <w:sz w:val="24"/>
          <w:szCs w:val="24"/>
          <w:lang w:eastAsia="zh-CN"/>
        </w:rPr>
        <w:lastRenderedPageBreak/>
        <w:t xml:space="preserve">1. </w:t>
      </w:r>
      <w:r w:rsidR="00C65C3D" w:rsidRPr="005C72EE">
        <w:rPr>
          <w:rFonts w:ascii="Times New Roman" w:hAnsi="Times New Roman" w:cs="Times New Roman"/>
          <w:kern w:val="1"/>
          <w:sz w:val="24"/>
          <w:szCs w:val="24"/>
          <w:lang w:eastAsia="zh-CN"/>
        </w:rPr>
        <w:t>挑选饱满的水稻种子。去除水稻种子颖壳，弃去干瘪的种子，不要损伤胚，置于无菌三角瓶内。</w:t>
      </w:r>
    </w:p>
    <w:p w14:paraId="5A2B62F8" w14:textId="675B76DE" w:rsidR="001272F5" w:rsidRPr="005C72EE" w:rsidRDefault="001272F5" w:rsidP="001272F5">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2. </w:t>
      </w:r>
      <w:r w:rsidR="00C65C3D" w:rsidRPr="005C72EE">
        <w:rPr>
          <w:rFonts w:ascii="Times New Roman" w:hAnsi="Times New Roman" w:cs="Times New Roman"/>
          <w:kern w:val="1"/>
          <w:sz w:val="24"/>
          <w:szCs w:val="24"/>
          <w:lang w:eastAsia="zh-CN"/>
        </w:rPr>
        <w:t>使用酒精灭菌。</w:t>
      </w:r>
      <w:r w:rsidRPr="005C72EE">
        <w:rPr>
          <w:rFonts w:ascii="Times New Roman" w:hAnsi="Times New Roman" w:cs="Times New Roman"/>
          <w:kern w:val="1"/>
          <w:sz w:val="24"/>
          <w:szCs w:val="24"/>
          <w:lang w:eastAsia="zh-CN"/>
        </w:rPr>
        <w:t>加入</w:t>
      </w:r>
      <w:r w:rsidRPr="005C72EE">
        <w:rPr>
          <w:rFonts w:ascii="Times New Roman" w:hAnsi="Times New Roman" w:cs="Times New Roman"/>
          <w:kern w:val="1"/>
          <w:sz w:val="24"/>
          <w:szCs w:val="24"/>
          <w:lang w:eastAsia="zh-CN"/>
        </w:rPr>
        <w:t>70%</w:t>
      </w:r>
      <w:r w:rsidRPr="005C72EE">
        <w:rPr>
          <w:rFonts w:ascii="Times New Roman" w:hAnsi="Times New Roman" w:cs="Times New Roman"/>
          <w:kern w:val="1"/>
          <w:sz w:val="24"/>
          <w:szCs w:val="24"/>
          <w:lang w:eastAsia="zh-CN"/>
        </w:rPr>
        <w:t>酒精，液面没过种子，消毒</w:t>
      </w:r>
      <w:r w:rsidRPr="005C72EE">
        <w:rPr>
          <w:rFonts w:ascii="Times New Roman" w:hAnsi="Times New Roman" w:cs="Times New Roman"/>
          <w:kern w:val="1"/>
          <w:sz w:val="24"/>
          <w:szCs w:val="24"/>
          <w:lang w:eastAsia="zh-CN"/>
        </w:rPr>
        <w:t xml:space="preserve">30 </w:t>
      </w:r>
      <w:ins w:id="38" w:author="Liu Yong-Xin" w:date="2020-10-13T19:32:00Z">
        <w:r w:rsidR="00490442">
          <w:rPr>
            <w:rFonts w:ascii="Times New Roman" w:hAnsi="Times New Roman" w:cs="Times New Roman" w:hint="eastAsia"/>
            <w:kern w:val="1"/>
            <w:sz w:val="24"/>
            <w:szCs w:val="24"/>
            <w:lang w:eastAsia="zh-CN"/>
          </w:rPr>
          <w:t>秒</w:t>
        </w:r>
        <w:r w:rsidR="00490442">
          <w:rPr>
            <w:rFonts w:ascii="Times New Roman" w:hAnsi="Times New Roman" w:cs="Times New Roman" w:hint="eastAsia"/>
            <w:kern w:val="1"/>
            <w:sz w:val="24"/>
            <w:szCs w:val="24"/>
            <w:lang w:eastAsia="zh-CN"/>
          </w:rPr>
          <w:t>(</w:t>
        </w:r>
        <w:r w:rsidR="00490442">
          <w:rPr>
            <w:rFonts w:ascii="Times New Roman" w:hAnsi="Times New Roman" w:cs="Times New Roman"/>
            <w:kern w:val="1"/>
            <w:sz w:val="24"/>
            <w:szCs w:val="24"/>
            <w:lang w:eastAsia="zh-CN"/>
          </w:rPr>
          <w:t>second</w:t>
        </w:r>
      </w:ins>
      <w:ins w:id="39" w:author="Liu Yong-Xin" w:date="2020-10-13T19:33:00Z">
        <w:r w:rsidR="00490442">
          <w:rPr>
            <w:rFonts w:ascii="Times New Roman" w:hAnsi="Times New Roman" w:cs="Times New Roman"/>
            <w:kern w:val="1"/>
            <w:sz w:val="24"/>
            <w:szCs w:val="24"/>
            <w:lang w:eastAsia="zh-CN"/>
          </w:rPr>
          <w:t>s</w:t>
        </w:r>
      </w:ins>
      <w:ins w:id="40" w:author="Liu Yong-Xin" w:date="2020-10-13T19:32:00Z">
        <w:r w:rsidR="00490442">
          <w:rPr>
            <w:rFonts w:ascii="Times New Roman" w:hAnsi="Times New Roman" w:cs="Times New Roman"/>
            <w:kern w:val="1"/>
            <w:sz w:val="24"/>
            <w:szCs w:val="24"/>
            <w:lang w:eastAsia="zh-CN"/>
          </w:rPr>
          <w:t xml:space="preserve">, </w:t>
        </w:r>
      </w:ins>
      <w:r w:rsidRPr="005C72EE">
        <w:rPr>
          <w:rFonts w:ascii="Times New Roman" w:hAnsi="Times New Roman" w:cs="Times New Roman"/>
          <w:kern w:val="1"/>
          <w:sz w:val="24"/>
          <w:szCs w:val="24"/>
          <w:lang w:eastAsia="zh-CN"/>
        </w:rPr>
        <w:t>s</w:t>
      </w:r>
      <w:ins w:id="41" w:author="Liu Yong-Xin" w:date="2020-10-13T19:32:00Z">
        <w:r w:rsidR="00490442">
          <w:rPr>
            <w:rFonts w:ascii="Times New Roman" w:hAnsi="Times New Roman" w:cs="Times New Roman"/>
            <w:kern w:val="1"/>
            <w:sz w:val="24"/>
            <w:szCs w:val="24"/>
            <w:lang w:eastAsia="zh-CN"/>
          </w:rPr>
          <w:t>)</w:t>
        </w:r>
      </w:ins>
      <w:r w:rsidR="00442991" w:rsidRPr="005C72EE">
        <w:rPr>
          <w:rFonts w:ascii="Times New Roman" w:hAnsi="Times New Roman" w:cs="Times New Roman"/>
          <w:kern w:val="1"/>
          <w:sz w:val="24"/>
          <w:szCs w:val="24"/>
          <w:lang w:eastAsia="zh-CN"/>
        </w:rPr>
        <w:t>，期间不停晃动瓶身，保证每粒种子</w:t>
      </w:r>
      <w:r w:rsidRPr="005C72EE">
        <w:rPr>
          <w:rFonts w:ascii="Times New Roman" w:hAnsi="Times New Roman" w:cs="Times New Roman"/>
          <w:kern w:val="1"/>
          <w:sz w:val="24"/>
          <w:szCs w:val="24"/>
          <w:lang w:eastAsia="zh-CN"/>
        </w:rPr>
        <w:t>与酒精充分接触。弃去酒精。</w:t>
      </w:r>
    </w:p>
    <w:p w14:paraId="4D809DA2" w14:textId="3AEC136B" w:rsidR="001272F5" w:rsidRPr="005C72EE" w:rsidRDefault="001272F5" w:rsidP="001272F5">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3. </w:t>
      </w:r>
      <w:r w:rsidR="00C65C3D" w:rsidRPr="005C72EE">
        <w:rPr>
          <w:rFonts w:ascii="Times New Roman" w:hAnsi="Times New Roman" w:cs="Times New Roman"/>
          <w:kern w:val="1"/>
          <w:sz w:val="24"/>
          <w:szCs w:val="24"/>
          <w:lang w:eastAsia="zh-CN"/>
        </w:rPr>
        <w:t>使用次氯酸钠灭菌。</w:t>
      </w:r>
      <w:r w:rsidRPr="005C72EE">
        <w:rPr>
          <w:rFonts w:ascii="Times New Roman" w:hAnsi="Times New Roman" w:cs="Times New Roman"/>
          <w:kern w:val="1"/>
          <w:sz w:val="24"/>
          <w:szCs w:val="24"/>
          <w:lang w:eastAsia="zh-CN"/>
        </w:rPr>
        <w:t>加入</w:t>
      </w:r>
      <w:r w:rsidRPr="005C72EE">
        <w:rPr>
          <w:rFonts w:ascii="Times New Roman" w:hAnsi="Times New Roman" w:cs="Times New Roman"/>
          <w:kern w:val="1"/>
          <w:sz w:val="24"/>
          <w:szCs w:val="24"/>
          <w:lang w:eastAsia="zh-CN"/>
        </w:rPr>
        <w:t>2.5%</w:t>
      </w:r>
      <w:r w:rsidRPr="005C72EE">
        <w:rPr>
          <w:rFonts w:ascii="Times New Roman" w:hAnsi="Times New Roman" w:cs="Times New Roman"/>
          <w:kern w:val="1"/>
          <w:sz w:val="24"/>
          <w:szCs w:val="24"/>
          <w:lang w:eastAsia="zh-CN"/>
        </w:rPr>
        <w:t>有效氯浓度的次氯酸钠溶液，液面没过种子，消毒</w:t>
      </w:r>
      <w:r w:rsidRPr="005C72EE">
        <w:rPr>
          <w:rFonts w:ascii="Times New Roman" w:hAnsi="Times New Roman" w:cs="Times New Roman"/>
          <w:kern w:val="1"/>
          <w:sz w:val="24"/>
          <w:szCs w:val="24"/>
          <w:lang w:eastAsia="zh-CN"/>
        </w:rPr>
        <w:t>15</w:t>
      </w:r>
      <w:ins w:id="42" w:author="Liu Yong-Xin" w:date="2020-10-13T19:33:00Z">
        <w:r w:rsidR="00490442">
          <w:rPr>
            <w:rFonts w:ascii="Times New Roman" w:hAnsi="Times New Roman" w:cs="Times New Roman" w:hint="eastAsia"/>
            <w:kern w:val="1"/>
            <w:sz w:val="24"/>
            <w:szCs w:val="24"/>
            <w:lang w:eastAsia="zh-CN"/>
          </w:rPr>
          <w:t>分钟</w:t>
        </w:r>
        <w:r w:rsidR="00490442">
          <w:rPr>
            <w:rFonts w:ascii="Times New Roman" w:hAnsi="Times New Roman" w:cs="Times New Roman" w:hint="eastAsia"/>
            <w:kern w:val="1"/>
            <w:sz w:val="24"/>
            <w:szCs w:val="24"/>
            <w:lang w:eastAsia="zh-CN"/>
          </w:rPr>
          <w:t>(</w:t>
        </w:r>
        <w:r w:rsidR="00490442">
          <w:rPr>
            <w:rFonts w:ascii="Times New Roman" w:hAnsi="Times New Roman" w:cs="Times New Roman"/>
            <w:kern w:val="1"/>
            <w:sz w:val="24"/>
            <w:szCs w:val="24"/>
            <w:lang w:eastAsia="zh-CN"/>
          </w:rPr>
          <w:t>minutes,</w:t>
        </w:r>
      </w:ins>
      <w:r w:rsidRPr="005C72EE">
        <w:rPr>
          <w:rFonts w:ascii="Times New Roman" w:hAnsi="Times New Roman" w:cs="Times New Roman"/>
          <w:kern w:val="1"/>
          <w:sz w:val="24"/>
          <w:szCs w:val="24"/>
          <w:lang w:eastAsia="zh-CN"/>
        </w:rPr>
        <w:t xml:space="preserve"> min</w:t>
      </w:r>
      <w:ins w:id="43" w:author="Liu Yong-Xin" w:date="2020-10-13T19:33:00Z">
        <w:r w:rsidR="00490442">
          <w:rPr>
            <w:rFonts w:ascii="Times New Roman" w:hAnsi="Times New Roman" w:cs="Times New Roman"/>
            <w:kern w:val="1"/>
            <w:sz w:val="24"/>
            <w:szCs w:val="24"/>
            <w:lang w:eastAsia="zh-CN"/>
          </w:rPr>
          <w:t>)</w:t>
        </w:r>
      </w:ins>
      <w:r w:rsidRPr="005C72EE">
        <w:rPr>
          <w:rFonts w:ascii="Times New Roman" w:hAnsi="Times New Roman" w:cs="Times New Roman"/>
          <w:kern w:val="1"/>
          <w:sz w:val="24"/>
          <w:szCs w:val="24"/>
          <w:lang w:eastAsia="zh-CN"/>
        </w:rPr>
        <w:t>，期间不停晃动瓶身。弃去次氯酸钠。此步重复</w:t>
      </w:r>
      <w:r w:rsidRPr="005C72EE">
        <w:rPr>
          <w:rFonts w:ascii="Times New Roman" w:hAnsi="Times New Roman" w:cs="Times New Roman"/>
          <w:kern w:val="1"/>
          <w:sz w:val="24"/>
          <w:szCs w:val="24"/>
          <w:lang w:eastAsia="zh-CN"/>
        </w:rPr>
        <w:t>3</w:t>
      </w:r>
      <w:r w:rsidRPr="005C72EE">
        <w:rPr>
          <w:rFonts w:ascii="Times New Roman" w:hAnsi="Times New Roman" w:cs="Times New Roman"/>
          <w:kern w:val="1"/>
          <w:sz w:val="24"/>
          <w:szCs w:val="24"/>
          <w:lang w:eastAsia="zh-CN"/>
        </w:rPr>
        <w:t>次。</w:t>
      </w:r>
    </w:p>
    <w:p w14:paraId="5A2C2C03" w14:textId="7E1EF21D" w:rsidR="001272F5" w:rsidRPr="005C72EE" w:rsidRDefault="001272F5" w:rsidP="001272F5">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4. </w:t>
      </w:r>
      <w:r w:rsidR="00C65C3D" w:rsidRPr="005C72EE">
        <w:rPr>
          <w:rFonts w:ascii="Times New Roman" w:hAnsi="Times New Roman" w:cs="Times New Roman"/>
          <w:kern w:val="1"/>
          <w:sz w:val="24"/>
          <w:szCs w:val="24"/>
          <w:lang w:eastAsia="zh-CN"/>
        </w:rPr>
        <w:t>使用无菌去离子水清洗。</w:t>
      </w:r>
      <w:r w:rsidRPr="005C72EE">
        <w:rPr>
          <w:rFonts w:ascii="Times New Roman" w:hAnsi="Times New Roman" w:cs="Times New Roman"/>
          <w:kern w:val="1"/>
          <w:sz w:val="24"/>
          <w:szCs w:val="24"/>
          <w:lang w:eastAsia="zh-CN"/>
        </w:rPr>
        <w:t>加入无菌去离子水，液面没过种子，清洗</w:t>
      </w:r>
      <w:r w:rsidRPr="005C72EE">
        <w:rPr>
          <w:rFonts w:ascii="Times New Roman" w:hAnsi="Times New Roman" w:cs="Times New Roman"/>
          <w:kern w:val="1"/>
          <w:sz w:val="24"/>
          <w:szCs w:val="24"/>
          <w:lang w:eastAsia="zh-CN"/>
        </w:rPr>
        <w:t>10 min</w:t>
      </w:r>
      <w:r w:rsidRPr="005C72EE">
        <w:rPr>
          <w:rFonts w:ascii="Times New Roman" w:hAnsi="Times New Roman" w:cs="Times New Roman"/>
          <w:kern w:val="1"/>
          <w:sz w:val="24"/>
          <w:szCs w:val="24"/>
          <w:lang w:eastAsia="zh-CN"/>
        </w:rPr>
        <w:t>，期间不停晃动瓶身。弃去无菌水。此步重复</w:t>
      </w:r>
      <w:r w:rsidRPr="005C72EE">
        <w:rPr>
          <w:rFonts w:ascii="Times New Roman" w:hAnsi="Times New Roman" w:cs="Times New Roman"/>
          <w:kern w:val="1"/>
          <w:sz w:val="24"/>
          <w:szCs w:val="24"/>
          <w:lang w:eastAsia="zh-CN"/>
        </w:rPr>
        <w:t>3</w:t>
      </w:r>
      <w:r w:rsidRPr="005C72EE">
        <w:rPr>
          <w:rFonts w:ascii="Times New Roman" w:hAnsi="Times New Roman" w:cs="Times New Roman"/>
          <w:kern w:val="1"/>
          <w:sz w:val="24"/>
          <w:szCs w:val="24"/>
          <w:lang w:eastAsia="zh-CN"/>
        </w:rPr>
        <w:t>次。</w:t>
      </w:r>
    </w:p>
    <w:p w14:paraId="6BA158F6" w14:textId="289B0FB9" w:rsidR="001272F5" w:rsidRPr="005C72EE" w:rsidRDefault="001272F5" w:rsidP="001272F5">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5. </w:t>
      </w:r>
      <w:r w:rsidR="00C65C3D" w:rsidRPr="005C72EE">
        <w:rPr>
          <w:rFonts w:ascii="Times New Roman" w:hAnsi="Times New Roman" w:cs="Times New Roman"/>
          <w:kern w:val="1"/>
          <w:sz w:val="24"/>
          <w:szCs w:val="24"/>
          <w:lang w:eastAsia="zh-CN"/>
        </w:rPr>
        <w:t>接种至培养基。</w:t>
      </w:r>
      <w:r w:rsidRPr="005C72EE">
        <w:rPr>
          <w:rFonts w:ascii="Times New Roman" w:hAnsi="Times New Roman" w:cs="Times New Roman"/>
          <w:kern w:val="1"/>
          <w:sz w:val="24"/>
          <w:szCs w:val="24"/>
          <w:lang w:eastAsia="zh-CN"/>
        </w:rPr>
        <w:t>使用无菌镊子将种子整齐均匀的平铺于</w:t>
      </w:r>
      <w:r w:rsidRPr="005C72EE">
        <w:rPr>
          <w:rFonts w:ascii="Times New Roman" w:hAnsi="Times New Roman" w:cs="Times New Roman"/>
          <w:kern w:val="1"/>
          <w:sz w:val="24"/>
          <w:szCs w:val="24"/>
          <w:lang w:eastAsia="zh-CN"/>
        </w:rPr>
        <w:t>1/2 MS</w:t>
      </w:r>
      <w:r w:rsidRPr="005C72EE">
        <w:rPr>
          <w:rFonts w:ascii="Times New Roman" w:hAnsi="Times New Roman" w:cs="Times New Roman"/>
          <w:kern w:val="1"/>
          <w:sz w:val="24"/>
          <w:szCs w:val="24"/>
          <w:lang w:eastAsia="zh-CN"/>
        </w:rPr>
        <w:t>固体培养基表面，每</w:t>
      </w:r>
      <w:proofErr w:type="gramStart"/>
      <w:r w:rsidRPr="005C72EE">
        <w:rPr>
          <w:rFonts w:ascii="Times New Roman" w:hAnsi="Times New Roman" w:cs="Times New Roman"/>
          <w:kern w:val="1"/>
          <w:sz w:val="24"/>
          <w:szCs w:val="24"/>
          <w:lang w:eastAsia="zh-CN"/>
        </w:rPr>
        <w:t>皿</w:t>
      </w:r>
      <w:proofErr w:type="gramEnd"/>
      <w:r w:rsidRPr="005C72EE">
        <w:rPr>
          <w:rFonts w:ascii="Times New Roman" w:hAnsi="Times New Roman" w:cs="Times New Roman"/>
          <w:kern w:val="1"/>
          <w:sz w:val="24"/>
          <w:szCs w:val="24"/>
          <w:lang w:eastAsia="zh-CN"/>
        </w:rPr>
        <w:t>可容纳</w:t>
      </w:r>
      <w:r w:rsidRPr="005C72EE">
        <w:rPr>
          <w:rFonts w:ascii="Times New Roman" w:hAnsi="Times New Roman" w:cs="Times New Roman"/>
          <w:kern w:val="1"/>
          <w:sz w:val="24"/>
          <w:szCs w:val="24"/>
          <w:lang w:eastAsia="zh-CN"/>
        </w:rPr>
        <w:t>10</w:t>
      </w:r>
      <w:r w:rsidRPr="005C72EE">
        <w:rPr>
          <w:rFonts w:ascii="Times New Roman" w:hAnsi="Times New Roman" w:cs="Times New Roman"/>
          <w:kern w:val="1"/>
          <w:sz w:val="24"/>
          <w:szCs w:val="24"/>
          <w:lang w:eastAsia="zh-CN"/>
        </w:rPr>
        <w:t>粒种子，胚向上放置于平板底部</w:t>
      </w:r>
      <w:r w:rsidRPr="005C72EE">
        <w:rPr>
          <w:rFonts w:ascii="Times New Roman" w:hAnsi="Times New Roman" w:cs="Times New Roman"/>
          <w:kern w:val="1"/>
          <w:sz w:val="24"/>
          <w:szCs w:val="24"/>
          <w:lang w:eastAsia="zh-CN"/>
        </w:rPr>
        <w:t>1/3</w:t>
      </w:r>
      <w:r w:rsidRPr="005C72EE">
        <w:rPr>
          <w:rFonts w:ascii="Times New Roman" w:hAnsi="Times New Roman" w:cs="Times New Roman"/>
          <w:kern w:val="1"/>
          <w:sz w:val="24"/>
          <w:szCs w:val="24"/>
          <w:lang w:eastAsia="zh-CN"/>
        </w:rPr>
        <w:t>处</w:t>
      </w:r>
      <w:r w:rsidR="00442991" w:rsidRPr="005C72EE">
        <w:rPr>
          <w:rFonts w:ascii="Times New Roman" w:hAnsi="Times New Roman" w:cs="Times New Roman"/>
          <w:kern w:val="1"/>
          <w:sz w:val="24"/>
          <w:szCs w:val="24"/>
          <w:lang w:eastAsia="zh-CN"/>
        </w:rPr>
        <w:t>(</w:t>
      </w:r>
      <w:r w:rsidR="00442991" w:rsidRPr="009967A8">
        <w:rPr>
          <w:rFonts w:ascii="Times New Roman" w:hAnsi="Times New Roman" w:cs="Times New Roman"/>
          <w:b/>
          <w:bCs/>
          <w:kern w:val="1"/>
          <w:sz w:val="24"/>
          <w:szCs w:val="24"/>
          <w:lang w:eastAsia="zh-CN"/>
          <w:rPrChange w:id="44" w:author="Liu Yong-Xin" w:date="2020-10-13T19:34:00Z">
            <w:rPr>
              <w:rFonts w:ascii="Times New Roman" w:hAnsi="Times New Roman" w:cs="Times New Roman"/>
              <w:kern w:val="1"/>
              <w:sz w:val="24"/>
              <w:szCs w:val="24"/>
              <w:lang w:eastAsia="zh-CN"/>
            </w:rPr>
          </w:rPrChange>
        </w:rPr>
        <w:t>图</w:t>
      </w:r>
      <w:r w:rsidR="00442991" w:rsidRPr="009967A8">
        <w:rPr>
          <w:rFonts w:ascii="Times New Roman" w:hAnsi="Times New Roman" w:cs="Times New Roman"/>
          <w:b/>
          <w:bCs/>
          <w:kern w:val="1"/>
          <w:sz w:val="24"/>
          <w:szCs w:val="24"/>
          <w:lang w:eastAsia="zh-CN"/>
          <w:rPrChange w:id="45" w:author="Liu Yong-Xin" w:date="2020-10-13T19:34:00Z">
            <w:rPr>
              <w:rFonts w:ascii="Times New Roman" w:hAnsi="Times New Roman" w:cs="Times New Roman"/>
              <w:kern w:val="1"/>
              <w:sz w:val="24"/>
              <w:szCs w:val="24"/>
              <w:lang w:eastAsia="zh-CN"/>
            </w:rPr>
          </w:rPrChange>
        </w:rPr>
        <w:t xml:space="preserve"> 1A</w:t>
      </w:r>
      <w:r w:rsidR="00442991" w:rsidRPr="005C72EE">
        <w:rPr>
          <w:rFonts w:ascii="Times New Roman" w:hAnsi="Times New Roman" w:cs="Times New Roman"/>
          <w:kern w:val="1"/>
          <w:sz w:val="24"/>
          <w:szCs w:val="24"/>
          <w:lang w:eastAsia="zh-CN"/>
        </w:rPr>
        <w:t>)</w:t>
      </w:r>
      <w:r w:rsidRPr="005C72EE">
        <w:rPr>
          <w:rFonts w:ascii="Times New Roman" w:hAnsi="Times New Roman" w:cs="Times New Roman"/>
          <w:kern w:val="1"/>
          <w:sz w:val="24"/>
          <w:szCs w:val="24"/>
          <w:lang w:eastAsia="zh-CN"/>
        </w:rPr>
        <w:t>。使用</w:t>
      </w:r>
      <w:r w:rsidRPr="005C72EE">
        <w:rPr>
          <w:rFonts w:ascii="Times New Roman" w:hAnsi="Times New Roman" w:cs="Times New Roman"/>
          <w:kern w:val="1"/>
          <w:sz w:val="24"/>
          <w:szCs w:val="24"/>
          <w:lang w:eastAsia="zh-CN"/>
        </w:rPr>
        <w:t>Parafilm</w:t>
      </w:r>
      <w:r w:rsidRPr="005C72EE">
        <w:rPr>
          <w:rFonts w:ascii="Times New Roman" w:hAnsi="Times New Roman" w:cs="Times New Roman"/>
          <w:kern w:val="1"/>
          <w:sz w:val="24"/>
          <w:szCs w:val="24"/>
          <w:lang w:eastAsia="zh-CN"/>
        </w:rPr>
        <w:t>封口膜封口。</w:t>
      </w:r>
    </w:p>
    <w:p w14:paraId="54F44F7A" w14:textId="501FB24A" w:rsidR="001272F5" w:rsidRDefault="001272F5">
      <w:pPr>
        <w:wordWrap w:val="0"/>
        <w:adjustRightInd w:val="0"/>
        <w:snapToGrid w:val="0"/>
        <w:spacing w:line="360" w:lineRule="auto"/>
        <w:rPr>
          <w:ins w:id="46" w:author="Liu Yong-Xin" w:date="2020-10-13T19:34:00Z"/>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6. </w:t>
      </w:r>
      <w:r w:rsidR="00C65C3D" w:rsidRPr="005C72EE">
        <w:rPr>
          <w:rFonts w:ascii="Times New Roman" w:hAnsi="Times New Roman" w:cs="Times New Roman"/>
          <w:kern w:val="1"/>
          <w:sz w:val="24"/>
          <w:szCs w:val="24"/>
          <w:lang w:eastAsia="zh-CN"/>
        </w:rPr>
        <w:t>培养水稻种子。</w:t>
      </w:r>
      <w:r w:rsidRPr="005C72EE">
        <w:rPr>
          <w:rFonts w:ascii="Times New Roman" w:hAnsi="Times New Roman" w:cs="Times New Roman"/>
          <w:kern w:val="1"/>
          <w:sz w:val="24"/>
          <w:szCs w:val="24"/>
          <w:lang w:eastAsia="zh-CN"/>
        </w:rPr>
        <w:t>将培养皿竖直放置</w:t>
      </w:r>
      <w:r w:rsidR="00442991" w:rsidRPr="005C72EE">
        <w:rPr>
          <w:rFonts w:ascii="Times New Roman" w:hAnsi="Times New Roman" w:cs="Times New Roman"/>
          <w:kern w:val="1"/>
          <w:sz w:val="24"/>
          <w:szCs w:val="24"/>
          <w:lang w:eastAsia="zh-CN"/>
        </w:rPr>
        <w:t>(</w:t>
      </w:r>
      <w:r w:rsidR="00442991" w:rsidRPr="009967A8">
        <w:rPr>
          <w:rFonts w:ascii="Times New Roman" w:hAnsi="Times New Roman" w:cs="Times New Roman"/>
          <w:b/>
          <w:bCs/>
          <w:kern w:val="1"/>
          <w:sz w:val="24"/>
          <w:szCs w:val="24"/>
          <w:lang w:eastAsia="zh-CN"/>
          <w:rPrChange w:id="47" w:author="Liu Yong-Xin" w:date="2020-10-13T19:34:00Z">
            <w:rPr>
              <w:rFonts w:ascii="Times New Roman" w:hAnsi="Times New Roman" w:cs="Times New Roman"/>
              <w:kern w:val="1"/>
              <w:sz w:val="24"/>
              <w:szCs w:val="24"/>
              <w:lang w:eastAsia="zh-CN"/>
            </w:rPr>
          </w:rPrChange>
        </w:rPr>
        <w:t>图</w:t>
      </w:r>
      <w:r w:rsidR="00442991" w:rsidRPr="009967A8">
        <w:rPr>
          <w:rFonts w:ascii="Times New Roman" w:hAnsi="Times New Roman" w:cs="Times New Roman"/>
          <w:b/>
          <w:bCs/>
          <w:kern w:val="1"/>
          <w:sz w:val="24"/>
          <w:szCs w:val="24"/>
          <w:lang w:eastAsia="zh-CN"/>
          <w:rPrChange w:id="48" w:author="Liu Yong-Xin" w:date="2020-10-13T19:34:00Z">
            <w:rPr>
              <w:rFonts w:ascii="Times New Roman" w:hAnsi="Times New Roman" w:cs="Times New Roman"/>
              <w:kern w:val="1"/>
              <w:sz w:val="24"/>
              <w:szCs w:val="24"/>
              <w:lang w:eastAsia="zh-CN"/>
            </w:rPr>
          </w:rPrChange>
        </w:rPr>
        <w:t xml:space="preserve"> 1B)</w:t>
      </w:r>
      <w:r w:rsidRPr="005C72EE">
        <w:rPr>
          <w:rFonts w:ascii="Times New Roman" w:hAnsi="Times New Roman" w:cs="Times New Roman"/>
          <w:kern w:val="1"/>
          <w:sz w:val="24"/>
          <w:szCs w:val="24"/>
          <w:lang w:eastAsia="zh-CN"/>
        </w:rPr>
        <w:t>，于</w:t>
      </w:r>
      <w:r w:rsidRPr="005C72EE">
        <w:rPr>
          <w:rFonts w:ascii="Times New Roman" w:hAnsi="Times New Roman" w:cs="Times New Roman"/>
          <w:kern w:val="1"/>
          <w:sz w:val="24"/>
          <w:szCs w:val="24"/>
          <w:lang w:eastAsia="zh-CN"/>
        </w:rPr>
        <w:t>25 ℃</w:t>
      </w:r>
      <w:r w:rsidRPr="005C72EE">
        <w:rPr>
          <w:rFonts w:ascii="Times New Roman" w:hAnsi="Times New Roman" w:cs="Times New Roman"/>
          <w:kern w:val="1"/>
          <w:sz w:val="24"/>
          <w:szCs w:val="24"/>
          <w:lang w:eastAsia="zh-CN"/>
        </w:rPr>
        <w:t>，</w:t>
      </w:r>
      <w:r w:rsidRPr="005C72EE">
        <w:rPr>
          <w:rFonts w:ascii="Times New Roman" w:hAnsi="Times New Roman" w:cs="Times New Roman"/>
          <w:kern w:val="1"/>
          <w:sz w:val="24"/>
          <w:szCs w:val="24"/>
          <w:lang w:eastAsia="zh-CN"/>
        </w:rPr>
        <w:t>16</w:t>
      </w:r>
      <w:ins w:id="49" w:author="Liu Yong-Xin" w:date="2020-10-13T19:34:00Z">
        <w:r w:rsidR="009967A8">
          <w:rPr>
            <w:rFonts w:ascii="Times New Roman" w:hAnsi="Times New Roman" w:cs="Times New Roman" w:hint="eastAsia"/>
            <w:kern w:val="1"/>
            <w:sz w:val="24"/>
            <w:szCs w:val="24"/>
            <w:lang w:eastAsia="zh-CN"/>
          </w:rPr>
          <w:t>小时</w:t>
        </w:r>
        <w:r w:rsidR="009967A8">
          <w:rPr>
            <w:rFonts w:ascii="Times New Roman" w:hAnsi="Times New Roman" w:cs="Times New Roman" w:hint="eastAsia"/>
            <w:kern w:val="1"/>
            <w:sz w:val="24"/>
            <w:szCs w:val="24"/>
            <w:lang w:eastAsia="zh-CN"/>
          </w:rPr>
          <w:t>(</w:t>
        </w:r>
        <w:r w:rsidR="009967A8">
          <w:rPr>
            <w:rFonts w:ascii="Times New Roman" w:hAnsi="Times New Roman" w:cs="Times New Roman"/>
            <w:kern w:val="1"/>
            <w:sz w:val="24"/>
            <w:szCs w:val="24"/>
            <w:lang w:eastAsia="zh-CN"/>
          </w:rPr>
          <w:t>h</w:t>
        </w:r>
      </w:ins>
      <w:ins w:id="50" w:author="Liu Yong-Xin" w:date="2020-10-13T19:35:00Z">
        <w:r w:rsidR="009967A8">
          <w:rPr>
            <w:rFonts w:ascii="Times New Roman" w:hAnsi="Times New Roman" w:cs="Times New Roman"/>
            <w:kern w:val="1"/>
            <w:sz w:val="24"/>
            <w:szCs w:val="24"/>
            <w:lang w:eastAsia="zh-CN"/>
          </w:rPr>
          <w:t>ours,</w:t>
        </w:r>
      </w:ins>
      <w:r w:rsidRPr="005C72EE">
        <w:rPr>
          <w:rFonts w:ascii="Times New Roman" w:hAnsi="Times New Roman" w:cs="Times New Roman"/>
          <w:kern w:val="1"/>
          <w:sz w:val="24"/>
          <w:szCs w:val="24"/>
          <w:lang w:eastAsia="zh-CN"/>
        </w:rPr>
        <w:t xml:space="preserve"> h</w:t>
      </w:r>
      <w:ins w:id="51" w:author="Liu Yong-Xin" w:date="2020-10-13T19:35:00Z">
        <w:r w:rsidR="009967A8">
          <w:rPr>
            <w:rFonts w:ascii="Times New Roman" w:hAnsi="Times New Roman" w:cs="Times New Roman"/>
            <w:kern w:val="1"/>
            <w:sz w:val="24"/>
            <w:szCs w:val="24"/>
            <w:lang w:eastAsia="zh-CN"/>
          </w:rPr>
          <w:t>)</w:t>
        </w:r>
      </w:ins>
      <w:r w:rsidRPr="005C72EE">
        <w:rPr>
          <w:rFonts w:ascii="Times New Roman" w:hAnsi="Times New Roman" w:cs="Times New Roman"/>
          <w:kern w:val="1"/>
          <w:sz w:val="24"/>
          <w:szCs w:val="24"/>
          <w:lang w:eastAsia="zh-CN"/>
        </w:rPr>
        <w:t>光照，</w:t>
      </w:r>
      <w:r w:rsidRPr="005C72EE">
        <w:rPr>
          <w:rFonts w:ascii="Times New Roman" w:hAnsi="Times New Roman" w:cs="Times New Roman"/>
          <w:kern w:val="1"/>
          <w:sz w:val="24"/>
          <w:szCs w:val="24"/>
          <w:lang w:eastAsia="zh-CN"/>
        </w:rPr>
        <w:t>21%</w:t>
      </w:r>
      <w:r w:rsidRPr="005C72EE">
        <w:rPr>
          <w:rFonts w:ascii="Times New Roman" w:hAnsi="Times New Roman" w:cs="Times New Roman"/>
          <w:kern w:val="1"/>
          <w:sz w:val="24"/>
          <w:szCs w:val="24"/>
          <w:lang w:eastAsia="zh-CN"/>
        </w:rPr>
        <w:t>湿度的培养间内培养</w:t>
      </w:r>
      <w:r w:rsidRPr="005C72EE">
        <w:rPr>
          <w:rFonts w:ascii="Times New Roman" w:hAnsi="Times New Roman" w:cs="Times New Roman"/>
          <w:kern w:val="1"/>
          <w:sz w:val="24"/>
          <w:szCs w:val="24"/>
          <w:lang w:eastAsia="zh-CN"/>
        </w:rPr>
        <w:t>5-7</w:t>
      </w:r>
      <w:r w:rsidRPr="005C72EE">
        <w:rPr>
          <w:rFonts w:ascii="Times New Roman" w:hAnsi="Times New Roman" w:cs="Times New Roman"/>
          <w:kern w:val="1"/>
          <w:sz w:val="24"/>
          <w:szCs w:val="24"/>
          <w:lang w:eastAsia="zh-CN"/>
        </w:rPr>
        <w:t>天</w:t>
      </w:r>
      <w:ins w:id="52" w:author="Liu Yong-Xin" w:date="2020-10-13T19:35:00Z">
        <w:r w:rsidR="009967A8">
          <w:rPr>
            <w:rFonts w:ascii="Times New Roman" w:hAnsi="Times New Roman" w:cs="Times New Roman" w:hint="eastAsia"/>
            <w:kern w:val="1"/>
            <w:sz w:val="24"/>
            <w:szCs w:val="24"/>
            <w:lang w:eastAsia="zh-CN"/>
          </w:rPr>
          <w:t>(</w:t>
        </w:r>
        <w:r w:rsidR="009967A8">
          <w:rPr>
            <w:rFonts w:ascii="Times New Roman" w:hAnsi="Times New Roman" w:cs="Times New Roman"/>
            <w:kern w:val="1"/>
            <w:sz w:val="24"/>
            <w:szCs w:val="24"/>
            <w:lang w:eastAsia="zh-CN"/>
          </w:rPr>
          <w:t>days, d)</w:t>
        </w:r>
      </w:ins>
      <w:r w:rsidRPr="005C72EE">
        <w:rPr>
          <w:rFonts w:ascii="Times New Roman" w:hAnsi="Times New Roman" w:cs="Times New Roman"/>
          <w:kern w:val="1"/>
          <w:sz w:val="24"/>
          <w:szCs w:val="24"/>
          <w:lang w:eastAsia="zh-CN"/>
        </w:rPr>
        <w:t>。</w:t>
      </w:r>
    </w:p>
    <w:p w14:paraId="4271F09A" w14:textId="77777777" w:rsidR="009967A8" w:rsidRPr="005C72EE" w:rsidRDefault="009967A8">
      <w:pPr>
        <w:wordWrap w:val="0"/>
        <w:adjustRightInd w:val="0"/>
        <w:snapToGrid w:val="0"/>
        <w:spacing w:line="360" w:lineRule="auto"/>
        <w:rPr>
          <w:rFonts w:ascii="Times New Roman" w:hAnsi="Times New Roman" w:cs="Times New Roman" w:hint="eastAsia"/>
          <w:kern w:val="1"/>
          <w:sz w:val="24"/>
          <w:szCs w:val="24"/>
          <w:lang w:eastAsia="zh-CN"/>
        </w:rPr>
      </w:pPr>
    </w:p>
    <w:p w14:paraId="6BF97A8E" w14:textId="17152A8A" w:rsidR="00BC5591" w:rsidRPr="005C72EE" w:rsidRDefault="00293200">
      <w:pPr>
        <w:wordWrap w:val="0"/>
        <w:adjustRightInd w:val="0"/>
        <w:snapToGrid w:val="0"/>
        <w:spacing w:line="360" w:lineRule="auto"/>
        <w:rPr>
          <w:rFonts w:ascii="Times New Roman" w:hAnsi="Times New Roman" w:cs="Times New Roman"/>
          <w:kern w:val="1"/>
          <w:sz w:val="24"/>
          <w:szCs w:val="24"/>
          <w:lang w:eastAsia="zh-CN"/>
        </w:rPr>
      </w:pPr>
      <w:r>
        <w:rPr>
          <w:rFonts w:ascii="Times New Roman" w:hAnsi="Times New Roman" w:cs="Times New Roman"/>
          <w:kern w:val="1"/>
          <w:sz w:val="24"/>
          <w:szCs w:val="24"/>
          <w:lang w:eastAsia="zh-CN"/>
        </w:rPr>
        <w:pict w14:anchorId="0D7E42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75pt;height:223.1pt">
            <v:imagedata r:id="rId10" o:title="水稻组培"/>
          </v:shape>
        </w:pict>
      </w:r>
    </w:p>
    <w:p w14:paraId="220DBC7D" w14:textId="7601D17F" w:rsidR="00CA4CAE" w:rsidRPr="009967A8" w:rsidRDefault="00CA4CAE">
      <w:pPr>
        <w:wordWrap w:val="0"/>
        <w:adjustRightInd w:val="0"/>
        <w:snapToGrid w:val="0"/>
        <w:spacing w:line="360" w:lineRule="auto"/>
        <w:rPr>
          <w:rFonts w:ascii="Times New Roman" w:hAnsi="Times New Roman" w:cs="Times New Roman"/>
          <w:b/>
          <w:bCs/>
          <w:kern w:val="1"/>
          <w:sz w:val="24"/>
          <w:szCs w:val="24"/>
          <w:lang w:eastAsia="zh-CN"/>
          <w:rPrChange w:id="53" w:author="Liu Yong-Xin" w:date="2020-10-13T19:36:00Z">
            <w:rPr>
              <w:rFonts w:ascii="Times New Roman" w:hAnsi="Times New Roman" w:cs="Times New Roman"/>
              <w:kern w:val="1"/>
              <w:sz w:val="24"/>
              <w:szCs w:val="24"/>
              <w:lang w:eastAsia="zh-CN"/>
            </w:rPr>
          </w:rPrChange>
        </w:rPr>
      </w:pPr>
      <w:r w:rsidRPr="009967A8">
        <w:rPr>
          <w:rFonts w:ascii="Times New Roman" w:hAnsi="Times New Roman" w:cs="Times New Roman"/>
          <w:b/>
          <w:bCs/>
          <w:kern w:val="1"/>
          <w:sz w:val="24"/>
          <w:szCs w:val="24"/>
          <w:lang w:eastAsia="zh-CN"/>
          <w:rPrChange w:id="54" w:author="Liu Yong-Xin" w:date="2020-10-13T19:36:00Z">
            <w:rPr>
              <w:rFonts w:ascii="Times New Roman" w:hAnsi="Times New Roman" w:cs="Times New Roman"/>
              <w:kern w:val="1"/>
              <w:sz w:val="24"/>
              <w:szCs w:val="24"/>
              <w:lang w:eastAsia="zh-CN"/>
            </w:rPr>
          </w:rPrChange>
        </w:rPr>
        <w:t>图</w:t>
      </w:r>
      <w:r w:rsidRPr="009967A8">
        <w:rPr>
          <w:rFonts w:ascii="Times New Roman" w:hAnsi="Times New Roman" w:cs="Times New Roman"/>
          <w:b/>
          <w:bCs/>
          <w:kern w:val="1"/>
          <w:sz w:val="24"/>
          <w:szCs w:val="24"/>
          <w:lang w:eastAsia="zh-CN"/>
          <w:rPrChange w:id="55" w:author="Liu Yong-Xin" w:date="2020-10-13T19:36:00Z">
            <w:rPr>
              <w:rFonts w:ascii="Times New Roman" w:hAnsi="Times New Roman" w:cs="Times New Roman"/>
              <w:kern w:val="1"/>
              <w:sz w:val="24"/>
              <w:szCs w:val="24"/>
              <w:lang w:eastAsia="zh-CN"/>
            </w:rPr>
          </w:rPrChange>
        </w:rPr>
        <w:t xml:space="preserve">1 </w:t>
      </w:r>
      <w:r w:rsidRPr="009967A8">
        <w:rPr>
          <w:rFonts w:ascii="Times New Roman" w:hAnsi="Times New Roman" w:cs="Times New Roman"/>
          <w:b/>
          <w:bCs/>
          <w:kern w:val="1"/>
          <w:sz w:val="24"/>
          <w:szCs w:val="24"/>
          <w:lang w:eastAsia="zh-CN"/>
          <w:rPrChange w:id="56" w:author="Liu Yong-Xin" w:date="2020-10-13T19:36:00Z">
            <w:rPr>
              <w:rFonts w:ascii="Times New Roman" w:hAnsi="Times New Roman" w:cs="Times New Roman"/>
              <w:kern w:val="1"/>
              <w:sz w:val="24"/>
              <w:szCs w:val="24"/>
              <w:lang w:eastAsia="zh-CN"/>
            </w:rPr>
          </w:rPrChange>
        </w:rPr>
        <w:t>水稻种子培养方法</w:t>
      </w:r>
    </w:p>
    <w:p w14:paraId="3ECEEA06" w14:textId="6B07B2B3" w:rsidR="00CA4CAE" w:rsidRDefault="00CA4CAE">
      <w:pPr>
        <w:wordWrap w:val="0"/>
        <w:adjustRightInd w:val="0"/>
        <w:snapToGrid w:val="0"/>
        <w:spacing w:line="360" w:lineRule="auto"/>
        <w:rPr>
          <w:ins w:id="57" w:author="Liu Yong-Xin" w:date="2020-10-13T19:36:00Z"/>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A. </w:t>
      </w:r>
      <w:r w:rsidRPr="005C72EE">
        <w:rPr>
          <w:rFonts w:ascii="Times New Roman" w:hAnsi="Times New Roman" w:cs="Times New Roman"/>
          <w:kern w:val="1"/>
          <w:sz w:val="24"/>
          <w:szCs w:val="24"/>
          <w:lang w:eastAsia="zh-CN"/>
        </w:rPr>
        <w:t>灭菌种子铺板位置；</w:t>
      </w:r>
      <w:r w:rsidRPr="005C72EE">
        <w:rPr>
          <w:rFonts w:ascii="Times New Roman" w:hAnsi="Times New Roman" w:cs="Times New Roman"/>
          <w:kern w:val="1"/>
          <w:sz w:val="24"/>
          <w:szCs w:val="24"/>
          <w:lang w:eastAsia="zh-CN"/>
        </w:rPr>
        <w:t xml:space="preserve"> B. </w:t>
      </w:r>
      <w:r w:rsidRPr="005C72EE">
        <w:rPr>
          <w:rFonts w:ascii="Times New Roman" w:hAnsi="Times New Roman" w:cs="Times New Roman"/>
          <w:kern w:val="1"/>
          <w:sz w:val="24"/>
          <w:szCs w:val="24"/>
          <w:lang w:eastAsia="zh-CN"/>
        </w:rPr>
        <w:t>竖直培养方法。</w:t>
      </w:r>
    </w:p>
    <w:p w14:paraId="215F6A80" w14:textId="77777777" w:rsidR="009967A8" w:rsidRPr="009967A8" w:rsidRDefault="009967A8">
      <w:pPr>
        <w:wordWrap w:val="0"/>
        <w:adjustRightInd w:val="0"/>
        <w:snapToGrid w:val="0"/>
        <w:spacing w:line="360" w:lineRule="auto"/>
        <w:rPr>
          <w:rFonts w:ascii="Times New Roman" w:hAnsi="Times New Roman" w:cs="Times New Roman" w:hint="eastAsia"/>
          <w:kern w:val="1"/>
          <w:sz w:val="24"/>
          <w:szCs w:val="24"/>
          <w:lang w:eastAsia="zh-CN"/>
        </w:rPr>
      </w:pPr>
    </w:p>
    <w:p w14:paraId="127EBDA6" w14:textId="6C240C51" w:rsidR="001272F5" w:rsidRPr="005C72EE" w:rsidRDefault="001272F5">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lastRenderedPageBreak/>
        <w:t xml:space="preserve">7. </w:t>
      </w:r>
      <w:r w:rsidR="00C65C3D" w:rsidRPr="005C72EE">
        <w:rPr>
          <w:rFonts w:ascii="Times New Roman" w:hAnsi="Times New Roman" w:cs="Times New Roman"/>
          <w:kern w:val="1"/>
          <w:sz w:val="24"/>
          <w:szCs w:val="24"/>
          <w:lang w:eastAsia="zh-CN"/>
        </w:rPr>
        <w:t>为防止培养基中残留的营养在移栽后对植物生长发育产生影响，需去除根系残留培养基。</w:t>
      </w:r>
      <w:r w:rsidRPr="005C72EE">
        <w:rPr>
          <w:rFonts w:ascii="Times New Roman" w:hAnsi="Times New Roman" w:cs="Times New Roman"/>
          <w:kern w:val="1"/>
          <w:sz w:val="24"/>
          <w:szCs w:val="24"/>
          <w:lang w:eastAsia="zh-CN"/>
        </w:rPr>
        <w:t>挑选长势一致的植物无菌苗，使用无菌镊子将无菌苗从培养基中拔出，用无菌去离子水中洗去根上残留的培养基。</w:t>
      </w:r>
    </w:p>
    <w:p w14:paraId="5242E0A2" w14:textId="1E818F16" w:rsidR="001272F5" w:rsidRDefault="001272F5" w:rsidP="001272F5">
      <w:pPr>
        <w:wordWrap w:val="0"/>
        <w:adjustRightInd w:val="0"/>
        <w:snapToGrid w:val="0"/>
        <w:spacing w:line="360" w:lineRule="auto"/>
        <w:rPr>
          <w:ins w:id="58" w:author="Liu Yong-Xin" w:date="2020-10-13T19:36:00Z"/>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8. </w:t>
      </w:r>
      <w:r w:rsidR="00C65C3D" w:rsidRPr="005C72EE">
        <w:rPr>
          <w:rFonts w:ascii="Times New Roman" w:hAnsi="Times New Roman" w:cs="Times New Roman"/>
          <w:kern w:val="1"/>
          <w:sz w:val="24"/>
          <w:szCs w:val="24"/>
          <w:lang w:eastAsia="zh-CN"/>
        </w:rPr>
        <w:t>将无菌苗移栽至大田</w:t>
      </w:r>
      <w:r w:rsidR="00D04F1C" w:rsidRPr="005C72EE">
        <w:rPr>
          <w:rFonts w:ascii="Times New Roman" w:hAnsi="Times New Roman" w:cs="Times New Roman"/>
          <w:kern w:val="1"/>
          <w:sz w:val="24"/>
          <w:szCs w:val="24"/>
          <w:lang w:eastAsia="zh-CN"/>
        </w:rPr>
        <w:t>培养</w:t>
      </w:r>
      <w:r w:rsidR="00C65C3D" w:rsidRPr="005C72EE">
        <w:rPr>
          <w:rFonts w:ascii="Times New Roman" w:hAnsi="Times New Roman" w:cs="Times New Roman"/>
          <w:kern w:val="1"/>
          <w:sz w:val="24"/>
          <w:szCs w:val="24"/>
          <w:lang w:eastAsia="zh-CN"/>
        </w:rPr>
        <w:t>。</w:t>
      </w:r>
      <w:r w:rsidRPr="005C72EE">
        <w:rPr>
          <w:rFonts w:ascii="Times New Roman" w:hAnsi="Times New Roman" w:cs="Times New Roman"/>
          <w:kern w:val="1"/>
          <w:sz w:val="24"/>
          <w:szCs w:val="24"/>
          <w:lang w:eastAsia="zh-CN"/>
        </w:rPr>
        <w:t>将清洗干净的幼苗以</w:t>
      </w:r>
      <w:r w:rsidRPr="005C72EE">
        <w:rPr>
          <w:rFonts w:ascii="Times New Roman" w:hAnsi="Times New Roman" w:cs="Times New Roman"/>
          <w:kern w:val="1"/>
          <w:sz w:val="24"/>
          <w:szCs w:val="24"/>
          <w:lang w:eastAsia="zh-CN"/>
        </w:rPr>
        <w:t>6×6</w:t>
      </w:r>
      <w:r w:rsidRPr="005C72EE">
        <w:rPr>
          <w:rFonts w:ascii="Times New Roman" w:hAnsi="Times New Roman" w:cs="Times New Roman"/>
          <w:kern w:val="1"/>
          <w:sz w:val="24"/>
          <w:szCs w:val="24"/>
          <w:lang w:eastAsia="zh-CN"/>
        </w:rPr>
        <w:t>的方阵移栽至田间，每株水稻间隔</w:t>
      </w:r>
      <w:r w:rsidRPr="005C72EE">
        <w:rPr>
          <w:rFonts w:ascii="Times New Roman" w:hAnsi="Times New Roman" w:cs="Times New Roman"/>
          <w:kern w:val="1"/>
          <w:sz w:val="24"/>
          <w:szCs w:val="24"/>
          <w:lang w:eastAsia="zh-CN"/>
        </w:rPr>
        <w:t>20 cm</w:t>
      </w:r>
      <w:r w:rsidRPr="005C72EE">
        <w:rPr>
          <w:rFonts w:ascii="Times New Roman" w:hAnsi="Times New Roman" w:cs="Times New Roman"/>
          <w:kern w:val="1"/>
          <w:sz w:val="24"/>
          <w:szCs w:val="24"/>
          <w:lang w:eastAsia="zh-CN"/>
        </w:rPr>
        <w:t>。不同品种间隔至少</w:t>
      </w:r>
      <w:r w:rsidRPr="005C72EE">
        <w:rPr>
          <w:rFonts w:ascii="Times New Roman" w:hAnsi="Times New Roman" w:cs="Times New Roman"/>
          <w:kern w:val="1"/>
          <w:sz w:val="24"/>
          <w:szCs w:val="24"/>
          <w:lang w:eastAsia="zh-CN"/>
        </w:rPr>
        <w:t>30 cm</w:t>
      </w:r>
      <w:r w:rsidRPr="005C72EE">
        <w:rPr>
          <w:rFonts w:ascii="Times New Roman" w:hAnsi="Times New Roman" w:cs="Times New Roman"/>
          <w:kern w:val="1"/>
          <w:sz w:val="24"/>
          <w:szCs w:val="24"/>
          <w:lang w:eastAsia="zh-CN"/>
        </w:rPr>
        <w:t>。在正常的水肥条件下生长</w:t>
      </w:r>
      <w:r w:rsidRPr="005C72EE">
        <w:rPr>
          <w:rFonts w:ascii="Times New Roman" w:hAnsi="Times New Roman" w:cs="Times New Roman"/>
          <w:kern w:val="1"/>
          <w:sz w:val="24"/>
          <w:szCs w:val="24"/>
          <w:lang w:eastAsia="zh-CN"/>
        </w:rPr>
        <w:t>8</w:t>
      </w:r>
      <w:r w:rsidRPr="005C72EE">
        <w:rPr>
          <w:rFonts w:ascii="Times New Roman" w:hAnsi="Times New Roman" w:cs="Times New Roman"/>
          <w:kern w:val="1"/>
          <w:sz w:val="24"/>
          <w:szCs w:val="24"/>
          <w:lang w:eastAsia="zh-CN"/>
        </w:rPr>
        <w:t>周。</w:t>
      </w:r>
    </w:p>
    <w:p w14:paraId="6B5AEFC5" w14:textId="77777777" w:rsidR="00BF5739" w:rsidRPr="005C72EE" w:rsidRDefault="00BF5739" w:rsidP="001272F5">
      <w:pPr>
        <w:wordWrap w:val="0"/>
        <w:adjustRightInd w:val="0"/>
        <w:snapToGrid w:val="0"/>
        <w:spacing w:line="360" w:lineRule="auto"/>
        <w:rPr>
          <w:rFonts w:ascii="Times New Roman" w:hAnsi="Times New Roman" w:cs="Times New Roman" w:hint="eastAsia"/>
          <w:kern w:val="1"/>
          <w:sz w:val="24"/>
          <w:szCs w:val="24"/>
          <w:lang w:eastAsia="zh-CN"/>
        </w:rPr>
      </w:pPr>
    </w:p>
    <w:p w14:paraId="6FCF0F94" w14:textId="58557E6C" w:rsidR="001272F5" w:rsidRPr="005C72EE" w:rsidRDefault="00EC3E16" w:rsidP="00BF5739">
      <w:pPr>
        <w:wordWrap w:val="0"/>
        <w:adjustRightInd w:val="0"/>
        <w:snapToGrid w:val="0"/>
        <w:spacing w:line="360" w:lineRule="auto"/>
        <w:outlineLvl w:val="2"/>
        <w:rPr>
          <w:rFonts w:ascii="Times New Roman" w:hAnsi="Times New Roman" w:cs="Times New Roman"/>
          <w:b/>
          <w:kern w:val="1"/>
          <w:sz w:val="24"/>
          <w:szCs w:val="24"/>
          <w:lang w:eastAsia="zh-CN"/>
        </w:rPr>
        <w:pPrChange w:id="59" w:author="Liu Yong-Xin" w:date="2020-10-13T19:36:00Z">
          <w:pPr>
            <w:wordWrap w:val="0"/>
            <w:adjustRightInd w:val="0"/>
            <w:snapToGrid w:val="0"/>
            <w:spacing w:line="360" w:lineRule="auto"/>
          </w:pPr>
        </w:pPrChange>
      </w:pPr>
      <w:r w:rsidRPr="005C72EE">
        <w:rPr>
          <w:rFonts w:ascii="Times New Roman" w:hAnsi="Times New Roman" w:cs="Times New Roman"/>
          <w:b/>
          <w:kern w:val="1"/>
          <w:sz w:val="24"/>
          <w:szCs w:val="24"/>
          <w:lang w:eastAsia="zh-CN"/>
        </w:rPr>
        <w:t>二</w:t>
      </w:r>
      <w:r w:rsidR="001272F5" w:rsidRPr="005C72EE">
        <w:rPr>
          <w:rFonts w:ascii="Times New Roman" w:hAnsi="Times New Roman" w:cs="Times New Roman"/>
          <w:b/>
          <w:kern w:val="1"/>
          <w:sz w:val="24"/>
          <w:szCs w:val="24"/>
          <w:lang w:eastAsia="zh-CN"/>
        </w:rPr>
        <w:t>、样本收取</w:t>
      </w:r>
    </w:p>
    <w:p w14:paraId="13B123C3" w14:textId="5EC08E36" w:rsidR="00544872" w:rsidRPr="005C72EE" w:rsidRDefault="001272F5" w:rsidP="00544872">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9. </w:t>
      </w:r>
      <w:del w:id="60" w:author="Liu Yong-Xin" w:date="2020-10-13T19:38:00Z">
        <w:r w:rsidR="00D04F1C" w:rsidRPr="005C72EE" w:rsidDel="004A497F">
          <w:rPr>
            <w:rFonts w:ascii="Times New Roman" w:hAnsi="Times New Roman" w:cs="Times New Roman"/>
            <w:kern w:val="1"/>
            <w:sz w:val="24"/>
            <w:szCs w:val="24"/>
            <w:lang w:eastAsia="zh-CN"/>
          </w:rPr>
          <w:delText>背景</w:delText>
        </w:r>
      </w:del>
      <w:ins w:id="61" w:author="Liu Yong-Xin" w:date="2020-10-13T19:38:00Z">
        <w:r w:rsidR="004A497F">
          <w:rPr>
            <w:rFonts w:ascii="Times New Roman" w:hAnsi="Times New Roman" w:cs="Times New Roman" w:hint="eastAsia"/>
            <w:kern w:val="1"/>
            <w:sz w:val="24"/>
            <w:szCs w:val="24"/>
            <w:lang w:eastAsia="zh-CN"/>
          </w:rPr>
          <w:t>土体</w:t>
        </w:r>
      </w:ins>
      <w:r w:rsidR="00D04F1C" w:rsidRPr="005C72EE">
        <w:rPr>
          <w:rFonts w:ascii="Times New Roman" w:hAnsi="Times New Roman" w:cs="Times New Roman"/>
          <w:kern w:val="1"/>
          <w:sz w:val="24"/>
          <w:szCs w:val="24"/>
          <w:lang w:eastAsia="zh-CN"/>
        </w:rPr>
        <w:t>土壤</w:t>
      </w:r>
      <w:ins w:id="62" w:author="Liu Yong-Xin" w:date="2020-10-13T19:38:00Z">
        <w:r w:rsidR="004A497F">
          <w:rPr>
            <w:rFonts w:ascii="Times New Roman" w:hAnsi="Times New Roman" w:cs="Times New Roman" w:hint="eastAsia"/>
            <w:kern w:val="1"/>
            <w:sz w:val="24"/>
            <w:szCs w:val="24"/>
            <w:lang w:eastAsia="zh-CN"/>
          </w:rPr>
          <w:t>(</w:t>
        </w:r>
        <w:r w:rsidR="004A497F">
          <w:rPr>
            <w:rFonts w:ascii="Times New Roman" w:hAnsi="Times New Roman" w:cs="Times New Roman"/>
            <w:kern w:val="1"/>
            <w:sz w:val="24"/>
            <w:szCs w:val="24"/>
            <w:lang w:eastAsia="zh-CN"/>
          </w:rPr>
          <w:t>Bulk soil)</w:t>
        </w:r>
      </w:ins>
      <w:r w:rsidR="00D04F1C" w:rsidRPr="005C72EE">
        <w:rPr>
          <w:rFonts w:ascii="Times New Roman" w:hAnsi="Times New Roman" w:cs="Times New Roman"/>
          <w:kern w:val="1"/>
          <w:sz w:val="24"/>
          <w:szCs w:val="24"/>
          <w:lang w:eastAsia="zh-CN"/>
        </w:rPr>
        <w:t>样本的收取</w:t>
      </w:r>
      <w:r w:rsidR="00CA4CAE" w:rsidRPr="005C72EE">
        <w:rPr>
          <w:rFonts w:ascii="Times New Roman" w:hAnsi="Times New Roman" w:cs="Times New Roman"/>
          <w:kern w:val="1"/>
          <w:sz w:val="24"/>
          <w:szCs w:val="24"/>
          <w:lang w:eastAsia="zh-CN"/>
        </w:rPr>
        <w:t>(</w:t>
      </w:r>
      <w:r w:rsidR="00CA4CAE" w:rsidRPr="004A497F">
        <w:rPr>
          <w:rFonts w:ascii="Times New Roman" w:hAnsi="Times New Roman" w:cs="Times New Roman"/>
          <w:b/>
          <w:bCs/>
          <w:kern w:val="1"/>
          <w:sz w:val="24"/>
          <w:szCs w:val="24"/>
          <w:lang w:eastAsia="zh-CN"/>
          <w:rPrChange w:id="63" w:author="Liu Yong-Xin" w:date="2020-10-13T19:38:00Z">
            <w:rPr>
              <w:rFonts w:ascii="Times New Roman" w:hAnsi="Times New Roman" w:cs="Times New Roman"/>
              <w:kern w:val="1"/>
              <w:sz w:val="24"/>
              <w:szCs w:val="24"/>
              <w:lang w:eastAsia="zh-CN"/>
            </w:rPr>
          </w:rPrChange>
        </w:rPr>
        <w:t>图</w:t>
      </w:r>
      <w:r w:rsidR="00CA4CAE" w:rsidRPr="004A497F">
        <w:rPr>
          <w:rFonts w:ascii="Times New Roman" w:hAnsi="Times New Roman" w:cs="Times New Roman"/>
          <w:b/>
          <w:bCs/>
          <w:kern w:val="1"/>
          <w:sz w:val="24"/>
          <w:szCs w:val="24"/>
          <w:lang w:eastAsia="zh-CN"/>
          <w:rPrChange w:id="64" w:author="Liu Yong-Xin" w:date="2020-10-13T19:38:00Z">
            <w:rPr>
              <w:rFonts w:ascii="Times New Roman" w:hAnsi="Times New Roman" w:cs="Times New Roman"/>
              <w:kern w:val="1"/>
              <w:sz w:val="24"/>
              <w:szCs w:val="24"/>
              <w:lang w:eastAsia="zh-CN"/>
            </w:rPr>
          </w:rPrChange>
        </w:rPr>
        <w:t xml:space="preserve"> 2</w:t>
      </w:r>
      <w:r w:rsidR="00CA4CAE" w:rsidRPr="005C72EE">
        <w:rPr>
          <w:rFonts w:ascii="Times New Roman" w:hAnsi="Times New Roman" w:cs="Times New Roman"/>
          <w:kern w:val="1"/>
          <w:sz w:val="24"/>
          <w:szCs w:val="24"/>
          <w:lang w:eastAsia="zh-CN"/>
        </w:rPr>
        <w:t>)</w:t>
      </w:r>
      <w:r w:rsidR="00D04F1C" w:rsidRPr="005C72EE">
        <w:rPr>
          <w:rFonts w:ascii="Times New Roman" w:hAnsi="Times New Roman" w:cs="Times New Roman"/>
          <w:kern w:val="1"/>
          <w:sz w:val="24"/>
          <w:szCs w:val="24"/>
          <w:lang w:eastAsia="zh-CN"/>
        </w:rPr>
        <w:t>。</w:t>
      </w:r>
      <w:r w:rsidR="00544872" w:rsidRPr="005C72EE">
        <w:rPr>
          <w:rFonts w:ascii="Times New Roman" w:hAnsi="Times New Roman" w:cs="Times New Roman"/>
          <w:kern w:val="1"/>
          <w:sz w:val="24"/>
          <w:szCs w:val="24"/>
          <w:lang w:eastAsia="zh-CN"/>
        </w:rPr>
        <w:t>于田间未种植植物的地块上使用铲子挖取</w:t>
      </w:r>
      <w:r w:rsidR="00544872" w:rsidRPr="005C72EE">
        <w:rPr>
          <w:rFonts w:ascii="Times New Roman" w:hAnsi="Times New Roman" w:cs="Times New Roman"/>
          <w:kern w:val="1"/>
          <w:sz w:val="24"/>
          <w:szCs w:val="24"/>
          <w:lang w:eastAsia="zh-CN"/>
        </w:rPr>
        <w:t>1</w:t>
      </w:r>
      <w:r w:rsidR="00BF4C64" w:rsidRPr="005C72EE">
        <w:rPr>
          <w:rFonts w:ascii="Times New Roman" w:hAnsi="Times New Roman" w:cs="Times New Roman"/>
          <w:kern w:val="1"/>
          <w:sz w:val="24"/>
          <w:szCs w:val="24"/>
          <w:lang w:eastAsia="zh-CN"/>
        </w:rPr>
        <w:t>0 cm</w:t>
      </w:r>
      <w:ins w:id="65" w:author="Liu Yong-Xin" w:date="2020-10-13T19:38:00Z">
        <w:r w:rsidR="004A497F">
          <w:rPr>
            <w:rFonts w:ascii="Times New Roman" w:hAnsi="Times New Roman" w:cs="Times New Roman"/>
            <w:kern w:val="1"/>
            <w:sz w:val="24"/>
            <w:szCs w:val="24"/>
            <w:lang w:eastAsia="zh-CN"/>
          </w:rPr>
          <w:t xml:space="preserve"> </w:t>
        </w:r>
      </w:ins>
      <w:r w:rsidR="00BF4C64" w:rsidRPr="005C72EE">
        <w:rPr>
          <w:rFonts w:ascii="Times New Roman" w:hAnsi="Times New Roman" w:cs="Times New Roman"/>
          <w:kern w:val="1"/>
          <w:sz w:val="24"/>
          <w:szCs w:val="24"/>
          <w:lang w:eastAsia="zh-CN"/>
        </w:rPr>
        <w:t>×10 cm</w:t>
      </w:r>
      <w:ins w:id="66" w:author="Liu Yong-Xin" w:date="2020-10-13T19:38:00Z">
        <w:r w:rsidR="004A497F">
          <w:rPr>
            <w:rFonts w:ascii="Times New Roman" w:hAnsi="Times New Roman" w:cs="Times New Roman"/>
            <w:kern w:val="1"/>
            <w:sz w:val="24"/>
            <w:szCs w:val="24"/>
            <w:lang w:eastAsia="zh-CN"/>
          </w:rPr>
          <w:t xml:space="preserve"> </w:t>
        </w:r>
      </w:ins>
      <w:r w:rsidR="00BF4C64" w:rsidRPr="005C72EE">
        <w:rPr>
          <w:rFonts w:ascii="Times New Roman" w:hAnsi="Times New Roman" w:cs="Times New Roman"/>
          <w:kern w:val="1"/>
          <w:sz w:val="24"/>
          <w:szCs w:val="24"/>
          <w:lang w:eastAsia="zh-CN"/>
        </w:rPr>
        <w:t>×10</w:t>
      </w:r>
      <w:r w:rsidR="00544872" w:rsidRPr="005C72EE">
        <w:rPr>
          <w:rFonts w:ascii="Times New Roman" w:hAnsi="Times New Roman" w:cs="Times New Roman"/>
          <w:kern w:val="1"/>
          <w:sz w:val="24"/>
          <w:szCs w:val="24"/>
          <w:lang w:eastAsia="zh-CN"/>
        </w:rPr>
        <w:t xml:space="preserve"> cm</w:t>
      </w:r>
      <w:r w:rsidR="00544872" w:rsidRPr="005C72EE">
        <w:rPr>
          <w:rFonts w:ascii="Times New Roman" w:hAnsi="Times New Roman" w:cs="Times New Roman"/>
          <w:kern w:val="1"/>
          <w:sz w:val="24"/>
          <w:szCs w:val="24"/>
          <w:lang w:eastAsia="zh-CN"/>
        </w:rPr>
        <w:t>的土块。于切面均匀收取各深度土壤</w:t>
      </w:r>
      <w:r w:rsidR="00841D06" w:rsidRPr="005C72EE">
        <w:rPr>
          <w:rFonts w:ascii="Times New Roman" w:hAnsi="Times New Roman" w:cs="Times New Roman"/>
          <w:kern w:val="1"/>
          <w:sz w:val="24"/>
          <w:szCs w:val="24"/>
          <w:lang w:eastAsia="zh-CN"/>
        </w:rPr>
        <w:t>约</w:t>
      </w:r>
      <w:r w:rsidR="00841D06" w:rsidRPr="005C72EE">
        <w:rPr>
          <w:rFonts w:ascii="Times New Roman" w:hAnsi="Times New Roman" w:cs="Times New Roman"/>
          <w:kern w:val="1"/>
          <w:sz w:val="24"/>
          <w:szCs w:val="24"/>
          <w:lang w:eastAsia="zh-CN"/>
        </w:rPr>
        <w:t>10 g</w:t>
      </w:r>
      <w:r w:rsidR="00544872" w:rsidRPr="005C72EE">
        <w:rPr>
          <w:rFonts w:ascii="Times New Roman" w:hAnsi="Times New Roman" w:cs="Times New Roman"/>
          <w:kern w:val="1"/>
          <w:sz w:val="24"/>
          <w:szCs w:val="24"/>
          <w:lang w:eastAsia="zh-CN"/>
        </w:rPr>
        <w:t>，此样本即</w:t>
      </w:r>
      <w:del w:id="67" w:author="Liu Yong-Xin" w:date="2020-10-13T19:43:00Z">
        <w:r w:rsidR="00544872" w:rsidRPr="005C72EE" w:rsidDel="00C335A0">
          <w:rPr>
            <w:rFonts w:ascii="Times New Roman" w:hAnsi="Times New Roman" w:cs="Times New Roman"/>
            <w:kern w:val="1"/>
            <w:sz w:val="24"/>
            <w:szCs w:val="24"/>
            <w:lang w:eastAsia="zh-CN"/>
          </w:rPr>
          <w:delText>背景</w:delText>
        </w:r>
      </w:del>
      <w:ins w:id="68" w:author="Liu Yong-Xin" w:date="2020-10-13T19:43:00Z">
        <w:r w:rsidR="00C335A0">
          <w:rPr>
            <w:rFonts w:ascii="Times New Roman" w:hAnsi="Times New Roman" w:cs="Times New Roman" w:hint="eastAsia"/>
            <w:kern w:val="1"/>
            <w:sz w:val="24"/>
            <w:szCs w:val="24"/>
            <w:lang w:eastAsia="zh-CN"/>
          </w:rPr>
          <w:t>土体</w:t>
        </w:r>
      </w:ins>
      <w:r w:rsidR="00544872" w:rsidRPr="005C72EE">
        <w:rPr>
          <w:rFonts w:ascii="Times New Roman" w:hAnsi="Times New Roman" w:cs="Times New Roman"/>
          <w:kern w:val="1"/>
          <w:sz w:val="24"/>
          <w:szCs w:val="24"/>
          <w:lang w:eastAsia="zh-CN"/>
        </w:rPr>
        <w:t>土壤样本。</w:t>
      </w:r>
    </w:p>
    <w:p w14:paraId="3B453E75" w14:textId="0255AF88" w:rsidR="00BF4C64" w:rsidRPr="005C72EE" w:rsidRDefault="00544872" w:rsidP="00BF4C64">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10. </w:t>
      </w:r>
      <w:r w:rsidR="00BF4C64" w:rsidRPr="005C72EE">
        <w:rPr>
          <w:rFonts w:ascii="Times New Roman" w:hAnsi="Times New Roman" w:cs="Times New Roman"/>
          <w:kern w:val="1"/>
          <w:sz w:val="24"/>
          <w:szCs w:val="24"/>
          <w:lang w:eastAsia="zh-CN"/>
        </w:rPr>
        <w:t>根际土样本的收取</w:t>
      </w:r>
      <w:r w:rsidR="00CA4CAE" w:rsidRPr="005C72EE">
        <w:rPr>
          <w:rFonts w:ascii="Times New Roman" w:hAnsi="Times New Roman" w:cs="Times New Roman"/>
          <w:kern w:val="1"/>
          <w:sz w:val="24"/>
          <w:szCs w:val="24"/>
          <w:lang w:eastAsia="zh-CN"/>
        </w:rPr>
        <w:t>(</w:t>
      </w:r>
      <w:r w:rsidR="00CA4CAE" w:rsidRPr="00C335A0">
        <w:rPr>
          <w:rFonts w:ascii="Times New Roman" w:hAnsi="Times New Roman" w:cs="Times New Roman"/>
          <w:b/>
          <w:bCs/>
          <w:kern w:val="1"/>
          <w:sz w:val="24"/>
          <w:szCs w:val="24"/>
          <w:lang w:eastAsia="zh-CN"/>
          <w:rPrChange w:id="69" w:author="Liu Yong-Xin" w:date="2020-10-13T19:43:00Z">
            <w:rPr>
              <w:rFonts w:ascii="Times New Roman" w:hAnsi="Times New Roman" w:cs="Times New Roman"/>
              <w:kern w:val="1"/>
              <w:sz w:val="24"/>
              <w:szCs w:val="24"/>
              <w:lang w:eastAsia="zh-CN"/>
            </w:rPr>
          </w:rPrChange>
        </w:rPr>
        <w:t>图</w:t>
      </w:r>
      <w:r w:rsidR="00CA4CAE" w:rsidRPr="00C335A0">
        <w:rPr>
          <w:rFonts w:ascii="Times New Roman" w:hAnsi="Times New Roman" w:cs="Times New Roman"/>
          <w:b/>
          <w:bCs/>
          <w:kern w:val="1"/>
          <w:sz w:val="24"/>
          <w:szCs w:val="24"/>
          <w:lang w:eastAsia="zh-CN"/>
          <w:rPrChange w:id="70" w:author="Liu Yong-Xin" w:date="2020-10-13T19:43:00Z">
            <w:rPr>
              <w:rFonts w:ascii="Times New Roman" w:hAnsi="Times New Roman" w:cs="Times New Roman"/>
              <w:kern w:val="1"/>
              <w:sz w:val="24"/>
              <w:szCs w:val="24"/>
              <w:lang w:eastAsia="zh-CN"/>
            </w:rPr>
          </w:rPrChange>
        </w:rPr>
        <w:t xml:space="preserve"> 2</w:t>
      </w:r>
      <w:r w:rsidR="00CA4CAE" w:rsidRPr="005C72EE">
        <w:rPr>
          <w:rFonts w:ascii="Times New Roman" w:hAnsi="Times New Roman" w:cs="Times New Roman"/>
          <w:kern w:val="1"/>
          <w:sz w:val="24"/>
          <w:szCs w:val="24"/>
          <w:lang w:eastAsia="zh-CN"/>
        </w:rPr>
        <w:t>)</w:t>
      </w:r>
      <w:r w:rsidR="00BF4C64" w:rsidRPr="005C72EE">
        <w:rPr>
          <w:rFonts w:ascii="Times New Roman" w:hAnsi="Times New Roman" w:cs="Times New Roman"/>
          <w:kern w:val="1"/>
          <w:sz w:val="24"/>
          <w:szCs w:val="24"/>
          <w:lang w:eastAsia="zh-CN"/>
        </w:rPr>
        <w:t>。</w:t>
      </w:r>
      <w:r w:rsidRPr="005C72EE">
        <w:rPr>
          <w:rFonts w:ascii="Times New Roman" w:hAnsi="Times New Roman" w:cs="Times New Roman"/>
          <w:kern w:val="1"/>
          <w:sz w:val="24"/>
          <w:szCs w:val="24"/>
          <w:lang w:eastAsia="zh-CN"/>
        </w:rPr>
        <w:t>于水稻方阵中央</w:t>
      </w:r>
      <w:r w:rsidRPr="005C72EE">
        <w:rPr>
          <w:rFonts w:ascii="Times New Roman" w:hAnsi="Times New Roman" w:cs="Times New Roman"/>
          <w:kern w:val="1"/>
          <w:sz w:val="24"/>
          <w:szCs w:val="24"/>
          <w:lang w:eastAsia="zh-CN"/>
        </w:rPr>
        <w:t>4×4</w:t>
      </w:r>
      <w:r w:rsidRPr="005C72EE">
        <w:rPr>
          <w:rFonts w:ascii="Times New Roman" w:hAnsi="Times New Roman" w:cs="Times New Roman"/>
          <w:kern w:val="1"/>
          <w:sz w:val="24"/>
          <w:szCs w:val="24"/>
          <w:lang w:eastAsia="zh-CN"/>
        </w:rPr>
        <w:t>的区域中选取长势一致的水稻植株，使用铲子在其四周挖出</w:t>
      </w:r>
      <w:r w:rsidRPr="005C72EE">
        <w:rPr>
          <w:rFonts w:ascii="Times New Roman" w:hAnsi="Times New Roman" w:cs="Times New Roman"/>
          <w:kern w:val="1"/>
          <w:sz w:val="24"/>
          <w:szCs w:val="24"/>
          <w:lang w:eastAsia="zh-CN"/>
        </w:rPr>
        <w:t>15 cm</w:t>
      </w:r>
      <w:ins w:id="71" w:author="Liu Yong-Xin" w:date="2020-10-13T19:45:00Z">
        <w:r w:rsidR="00121F82">
          <w:rPr>
            <w:rFonts w:ascii="Times New Roman" w:hAnsi="Times New Roman" w:cs="Times New Roman"/>
            <w:kern w:val="1"/>
            <w:sz w:val="24"/>
            <w:szCs w:val="24"/>
            <w:lang w:eastAsia="zh-CN"/>
          </w:rPr>
          <w:t xml:space="preserve"> </w:t>
        </w:r>
      </w:ins>
      <w:r w:rsidRPr="005C72EE">
        <w:rPr>
          <w:rFonts w:ascii="Times New Roman" w:hAnsi="Times New Roman" w:cs="Times New Roman"/>
          <w:kern w:val="1"/>
          <w:sz w:val="24"/>
          <w:szCs w:val="24"/>
          <w:lang w:eastAsia="zh-CN"/>
        </w:rPr>
        <w:t>×</w:t>
      </w:r>
      <w:ins w:id="72" w:author="Liu Yong-Xin" w:date="2020-10-13T19:45:00Z">
        <w:r w:rsidR="00121F82">
          <w:rPr>
            <w:rFonts w:ascii="Times New Roman" w:hAnsi="Times New Roman" w:cs="Times New Roman"/>
            <w:kern w:val="1"/>
            <w:sz w:val="24"/>
            <w:szCs w:val="24"/>
            <w:lang w:eastAsia="zh-CN"/>
          </w:rPr>
          <w:t xml:space="preserve"> </w:t>
        </w:r>
      </w:ins>
      <w:r w:rsidRPr="005C72EE">
        <w:rPr>
          <w:rFonts w:ascii="Times New Roman" w:hAnsi="Times New Roman" w:cs="Times New Roman"/>
          <w:kern w:val="1"/>
          <w:sz w:val="24"/>
          <w:szCs w:val="24"/>
          <w:lang w:eastAsia="zh-CN"/>
        </w:rPr>
        <w:t>15 cm</w:t>
      </w:r>
      <w:ins w:id="73" w:author="Liu Yong-Xin" w:date="2020-10-13T19:45:00Z">
        <w:r w:rsidR="00121F82">
          <w:rPr>
            <w:rFonts w:ascii="Times New Roman" w:hAnsi="Times New Roman" w:cs="Times New Roman"/>
            <w:kern w:val="1"/>
            <w:sz w:val="24"/>
            <w:szCs w:val="24"/>
            <w:lang w:eastAsia="zh-CN"/>
          </w:rPr>
          <w:t xml:space="preserve"> </w:t>
        </w:r>
      </w:ins>
      <w:r w:rsidRPr="005C72EE">
        <w:rPr>
          <w:rFonts w:ascii="Times New Roman" w:hAnsi="Times New Roman" w:cs="Times New Roman"/>
          <w:kern w:val="1"/>
          <w:sz w:val="24"/>
          <w:szCs w:val="24"/>
          <w:lang w:eastAsia="zh-CN"/>
        </w:rPr>
        <w:t>×</w:t>
      </w:r>
      <w:ins w:id="74" w:author="Liu Yong-Xin" w:date="2020-10-13T19:45:00Z">
        <w:r w:rsidR="00121F82">
          <w:rPr>
            <w:rFonts w:ascii="Times New Roman" w:hAnsi="Times New Roman" w:cs="Times New Roman"/>
            <w:kern w:val="1"/>
            <w:sz w:val="24"/>
            <w:szCs w:val="24"/>
            <w:lang w:eastAsia="zh-CN"/>
          </w:rPr>
          <w:t xml:space="preserve"> </w:t>
        </w:r>
      </w:ins>
      <w:r w:rsidRPr="005C72EE">
        <w:rPr>
          <w:rFonts w:ascii="Times New Roman" w:hAnsi="Times New Roman" w:cs="Times New Roman"/>
          <w:kern w:val="1"/>
          <w:sz w:val="24"/>
          <w:szCs w:val="24"/>
          <w:lang w:eastAsia="zh-CN"/>
        </w:rPr>
        <w:t>1</w:t>
      </w:r>
      <w:r w:rsidR="00BF4C64" w:rsidRPr="005C72EE">
        <w:rPr>
          <w:rFonts w:ascii="Times New Roman" w:hAnsi="Times New Roman" w:cs="Times New Roman"/>
          <w:kern w:val="1"/>
          <w:sz w:val="24"/>
          <w:szCs w:val="24"/>
          <w:lang w:eastAsia="zh-CN"/>
        </w:rPr>
        <w:t>0</w:t>
      </w:r>
      <w:r w:rsidRPr="005C72EE">
        <w:rPr>
          <w:rFonts w:ascii="Times New Roman" w:hAnsi="Times New Roman" w:cs="Times New Roman"/>
          <w:kern w:val="1"/>
          <w:sz w:val="24"/>
          <w:szCs w:val="24"/>
          <w:lang w:eastAsia="zh-CN"/>
        </w:rPr>
        <w:t xml:space="preserve"> cm</w:t>
      </w:r>
      <w:r w:rsidRPr="005C72EE">
        <w:rPr>
          <w:rFonts w:ascii="Times New Roman" w:hAnsi="Times New Roman" w:cs="Times New Roman"/>
          <w:kern w:val="1"/>
          <w:sz w:val="24"/>
          <w:szCs w:val="24"/>
          <w:lang w:eastAsia="zh-CN"/>
        </w:rPr>
        <w:t>的土块，将水稻拔离土壤。</w:t>
      </w:r>
      <w:r w:rsidR="00BF4C64" w:rsidRPr="005C72EE">
        <w:rPr>
          <w:rFonts w:ascii="Times New Roman" w:hAnsi="Times New Roman" w:cs="Times New Roman"/>
          <w:kern w:val="1"/>
          <w:sz w:val="24"/>
          <w:szCs w:val="24"/>
          <w:lang w:eastAsia="zh-CN"/>
        </w:rPr>
        <w:t>佩戴无菌手套将水稻从茎秆基部均匀的劈分成两半。使用无菌镊子和剪刀在断层中挑取</w:t>
      </w:r>
      <w:r w:rsidR="00BF4C64" w:rsidRPr="005C72EE">
        <w:rPr>
          <w:rFonts w:ascii="Times New Roman" w:hAnsi="Times New Roman" w:cs="Times New Roman"/>
          <w:kern w:val="1"/>
          <w:sz w:val="24"/>
          <w:szCs w:val="24"/>
          <w:lang w:eastAsia="zh-CN"/>
        </w:rPr>
        <w:t>2</w:t>
      </w:r>
      <w:r w:rsidR="00BF4C64" w:rsidRPr="005C72EE">
        <w:rPr>
          <w:rFonts w:ascii="Times New Roman" w:hAnsi="Times New Roman" w:cs="Times New Roman"/>
          <w:kern w:val="1"/>
          <w:sz w:val="24"/>
          <w:szCs w:val="24"/>
          <w:lang w:eastAsia="zh-CN"/>
        </w:rPr>
        <w:t>至</w:t>
      </w:r>
      <w:r w:rsidR="00BF4C64" w:rsidRPr="005C72EE">
        <w:rPr>
          <w:rFonts w:ascii="Times New Roman" w:hAnsi="Times New Roman" w:cs="Times New Roman"/>
          <w:kern w:val="1"/>
          <w:sz w:val="24"/>
          <w:szCs w:val="24"/>
          <w:lang w:eastAsia="zh-CN"/>
        </w:rPr>
        <w:t>3</w:t>
      </w:r>
      <w:r w:rsidR="00BF4C64" w:rsidRPr="005C72EE">
        <w:rPr>
          <w:rFonts w:ascii="Times New Roman" w:hAnsi="Times New Roman" w:cs="Times New Roman"/>
          <w:kern w:val="1"/>
          <w:sz w:val="24"/>
          <w:szCs w:val="24"/>
          <w:lang w:eastAsia="zh-CN"/>
        </w:rPr>
        <w:t>个分蘖的裸露全根剪下，于</w:t>
      </w:r>
      <w:r w:rsidR="00BF4C64" w:rsidRPr="005C72EE">
        <w:rPr>
          <w:rFonts w:ascii="Times New Roman" w:hAnsi="Times New Roman" w:cs="Times New Roman"/>
          <w:kern w:val="1"/>
          <w:sz w:val="24"/>
          <w:szCs w:val="24"/>
          <w:lang w:eastAsia="zh-CN"/>
        </w:rPr>
        <w:t>30 mL</w:t>
      </w:r>
      <w:r w:rsidR="00BF4C64" w:rsidRPr="005C72EE">
        <w:rPr>
          <w:rFonts w:ascii="Times New Roman" w:hAnsi="Times New Roman" w:cs="Times New Roman"/>
          <w:kern w:val="1"/>
          <w:sz w:val="24"/>
          <w:szCs w:val="24"/>
          <w:lang w:eastAsia="zh-CN"/>
        </w:rPr>
        <w:t>无菌去离子水中大力摇晃至根系表面附着的土壤颗粒脱落，使用无菌镊子挑出根系弃去。剩余液体于</w:t>
      </w:r>
      <w:r w:rsidR="00BF4C64" w:rsidRPr="005C72EE">
        <w:rPr>
          <w:rFonts w:ascii="Times New Roman" w:hAnsi="Times New Roman" w:cs="Times New Roman"/>
          <w:kern w:val="1"/>
          <w:sz w:val="24"/>
          <w:szCs w:val="24"/>
          <w:lang w:eastAsia="zh-CN"/>
        </w:rPr>
        <w:t>3000 rpm</w:t>
      </w:r>
      <w:del w:id="75" w:author="Liu Yong-Xin" w:date="2020-10-13T19:46:00Z">
        <w:r w:rsidR="00BF4C64" w:rsidRPr="005C72EE" w:rsidDel="00121F82">
          <w:rPr>
            <w:rFonts w:ascii="Times New Roman" w:hAnsi="Times New Roman" w:cs="Times New Roman"/>
            <w:kern w:val="1"/>
            <w:sz w:val="24"/>
            <w:szCs w:val="24"/>
            <w:lang w:eastAsia="zh-CN"/>
          </w:rPr>
          <w:delText>（</w:delText>
        </w:r>
      </w:del>
      <w:ins w:id="76" w:author="Liu Yong-Xin" w:date="2020-10-13T19:46:00Z">
        <w:r w:rsidR="00121F82">
          <w:rPr>
            <w:rFonts w:ascii="Times New Roman" w:hAnsi="Times New Roman" w:cs="Times New Roman"/>
            <w:kern w:val="1"/>
            <w:sz w:val="24"/>
            <w:szCs w:val="24"/>
            <w:lang w:eastAsia="zh-CN"/>
          </w:rPr>
          <w:t>(</w:t>
        </w:r>
      </w:ins>
      <w:r w:rsidR="00BF4C64" w:rsidRPr="005C72EE">
        <w:rPr>
          <w:rFonts w:ascii="Times New Roman" w:hAnsi="Times New Roman" w:cs="Times New Roman"/>
          <w:kern w:val="1"/>
          <w:sz w:val="24"/>
          <w:szCs w:val="24"/>
          <w:lang w:eastAsia="zh-CN"/>
        </w:rPr>
        <w:t xml:space="preserve">1811 </w:t>
      </w:r>
      <w:proofErr w:type="spellStart"/>
      <w:r w:rsidR="00BF4C64" w:rsidRPr="005C72EE">
        <w:rPr>
          <w:rFonts w:ascii="Times New Roman" w:hAnsi="Times New Roman" w:cs="Times New Roman"/>
          <w:kern w:val="1"/>
          <w:sz w:val="24"/>
          <w:szCs w:val="24"/>
          <w:lang w:eastAsia="zh-CN"/>
        </w:rPr>
        <w:t>rcf</w:t>
      </w:r>
      <w:proofErr w:type="spellEnd"/>
      <w:del w:id="77" w:author="Liu Yong-Xin" w:date="2020-10-13T19:46:00Z">
        <w:r w:rsidR="00BF4C64" w:rsidRPr="005C72EE" w:rsidDel="00121F82">
          <w:rPr>
            <w:rFonts w:ascii="Times New Roman" w:hAnsi="Times New Roman" w:cs="Times New Roman"/>
            <w:kern w:val="1"/>
            <w:sz w:val="24"/>
            <w:szCs w:val="24"/>
            <w:lang w:eastAsia="zh-CN"/>
          </w:rPr>
          <w:delText>）</w:delText>
        </w:r>
      </w:del>
      <w:ins w:id="78" w:author="Liu Yong-Xin" w:date="2020-10-13T19:46:00Z">
        <w:r w:rsidR="00121F82">
          <w:rPr>
            <w:rFonts w:ascii="Times New Roman" w:hAnsi="Times New Roman" w:cs="Times New Roman"/>
            <w:kern w:val="1"/>
            <w:sz w:val="24"/>
            <w:szCs w:val="24"/>
            <w:lang w:eastAsia="zh-CN"/>
          </w:rPr>
          <w:t>)</w:t>
        </w:r>
      </w:ins>
      <w:r w:rsidR="00BF4C64" w:rsidRPr="005C72EE">
        <w:rPr>
          <w:rFonts w:ascii="Times New Roman" w:hAnsi="Times New Roman" w:cs="Times New Roman"/>
          <w:kern w:val="1"/>
          <w:sz w:val="24"/>
          <w:szCs w:val="24"/>
          <w:lang w:eastAsia="zh-CN"/>
        </w:rPr>
        <w:t>条件下离心</w:t>
      </w:r>
      <w:r w:rsidR="00BF4C64" w:rsidRPr="005C72EE">
        <w:rPr>
          <w:rFonts w:ascii="Times New Roman" w:hAnsi="Times New Roman" w:cs="Times New Roman"/>
          <w:kern w:val="1"/>
          <w:sz w:val="24"/>
          <w:szCs w:val="24"/>
          <w:lang w:eastAsia="zh-CN"/>
        </w:rPr>
        <w:t>15 min</w:t>
      </w:r>
      <w:r w:rsidR="00BF4C64" w:rsidRPr="005C72EE">
        <w:rPr>
          <w:rFonts w:ascii="Times New Roman" w:hAnsi="Times New Roman" w:cs="Times New Roman"/>
          <w:kern w:val="1"/>
          <w:sz w:val="24"/>
          <w:szCs w:val="24"/>
          <w:lang w:eastAsia="zh-CN"/>
        </w:rPr>
        <w:t>。弃去上清浓缩至</w:t>
      </w:r>
      <w:r w:rsidR="00BF4C64" w:rsidRPr="005C72EE">
        <w:rPr>
          <w:rFonts w:ascii="Times New Roman" w:hAnsi="Times New Roman" w:cs="Times New Roman"/>
          <w:kern w:val="1"/>
          <w:sz w:val="24"/>
          <w:szCs w:val="24"/>
          <w:lang w:eastAsia="zh-CN"/>
        </w:rPr>
        <w:t>5 mL</w:t>
      </w:r>
      <w:r w:rsidR="00BF4C64" w:rsidRPr="005C72EE">
        <w:rPr>
          <w:rFonts w:ascii="Times New Roman" w:hAnsi="Times New Roman" w:cs="Times New Roman"/>
          <w:kern w:val="1"/>
          <w:sz w:val="24"/>
          <w:szCs w:val="24"/>
          <w:lang w:eastAsia="zh-CN"/>
        </w:rPr>
        <w:t>。此样本即根际土样本。</w:t>
      </w:r>
    </w:p>
    <w:p w14:paraId="13198A09" w14:textId="7BB4A546" w:rsidR="00841D06" w:rsidRPr="005C72EE" w:rsidRDefault="00544872" w:rsidP="00544872">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11. </w:t>
      </w:r>
      <w:r w:rsidR="00BF4C64" w:rsidRPr="005C72EE">
        <w:rPr>
          <w:rFonts w:ascii="Times New Roman" w:hAnsi="Times New Roman" w:cs="Times New Roman"/>
          <w:kern w:val="1"/>
          <w:sz w:val="24"/>
          <w:szCs w:val="24"/>
          <w:lang w:eastAsia="zh-CN"/>
        </w:rPr>
        <w:t>根系样本的收取</w:t>
      </w:r>
      <w:r w:rsidR="00CA4CAE" w:rsidRPr="005C72EE">
        <w:rPr>
          <w:rFonts w:ascii="Times New Roman" w:hAnsi="Times New Roman" w:cs="Times New Roman"/>
          <w:kern w:val="1"/>
          <w:sz w:val="24"/>
          <w:szCs w:val="24"/>
          <w:lang w:eastAsia="zh-CN"/>
        </w:rPr>
        <w:t>(</w:t>
      </w:r>
      <w:r w:rsidR="00CA4CAE" w:rsidRPr="00121F82">
        <w:rPr>
          <w:rFonts w:ascii="Times New Roman" w:hAnsi="Times New Roman" w:cs="Times New Roman"/>
          <w:b/>
          <w:bCs/>
          <w:kern w:val="1"/>
          <w:sz w:val="24"/>
          <w:szCs w:val="24"/>
          <w:lang w:eastAsia="zh-CN"/>
          <w:rPrChange w:id="79" w:author="Liu Yong-Xin" w:date="2020-10-13T19:47:00Z">
            <w:rPr>
              <w:rFonts w:ascii="Times New Roman" w:hAnsi="Times New Roman" w:cs="Times New Roman"/>
              <w:kern w:val="1"/>
              <w:sz w:val="24"/>
              <w:szCs w:val="24"/>
              <w:lang w:eastAsia="zh-CN"/>
            </w:rPr>
          </w:rPrChange>
        </w:rPr>
        <w:t>图</w:t>
      </w:r>
      <w:r w:rsidR="00CA4CAE" w:rsidRPr="00121F82">
        <w:rPr>
          <w:rFonts w:ascii="Times New Roman" w:hAnsi="Times New Roman" w:cs="Times New Roman"/>
          <w:b/>
          <w:bCs/>
          <w:kern w:val="1"/>
          <w:sz w:val="24"/>
          <w:szCs w:val="24"/>
          <w:lang w:eastAsia="zh-CN"/>
          <w:rPrChange w:id="80" w:author="Liu Yong-Xin" w:date="2020-10-13T19:47:00Z">
            <w:rPr>
              <w:rFonts w:ascii="Times New Roman" w:hAnsi="Times New Roman" w:cs="Times New Roman"/>
              <w:kern w:val="1"/>
              <w:sz w:val="24"/>
              <w:szCs w:val="24"/>
              <w:lang w:eastAsia="zh-CN"/>
            </w:rPr>
          </w:rPrChange>
        </w:rPr>
        <w:t xml:space="preserve"> 2</w:t>
      </w:r>
      <w:r w:rsidR="00CA4CAE" w:rsidRPr="005C72EE">
        <w:rPr>
          <w:rFonts w:ascii="Times New Roman" w:hAnsi="Times New Roman" w:cs="Times New Roman"/>
          <w:kern w:val="1"/>
          <w:sz w:val="24"/>
          <w:szCs w:val="24"/>
          <w:lang w:eastAsia="zh-CN"/>
        </w:rPr>
        <w:t>)</w:t>
      </w:r>
      <w:r w:rsidR="00BF4C64" w:rsidRPr="005C72EE">
        <w:rPr>
          <w:rFonts w:ascii="Times New Roman" w:hAnsi="Times New Roman" w:cs="Times New Roman"/>
          <w:kern w:val="1"/>
          <w:sz w:val="24"/>
          <w:szCs w:val="24"/>
          <w:lang w:eastAsia="zh-CN"/>
        </w:rPr>
        <w:t>。</w:t>
      </w:r>
      <w:r w:rsidR="00BB1DF6" w:rsidRPr="005C72EE">
        <w:rPr>
          <w:rFonts w:ascii="Times New Roman" w:hAnsi="Times New Roman" w:cs="Times New Roman"/>
          <w:kern w:val="1"/>
          <w:sz w:val="24"/>
          <w:szCs w:val="24"/>
          <w:lang w:eastAsia="zh-CN"/>
        </w:rPr>
        <w:t>为了获得和水稻根系紧密联系的微生物数据，需要获得尽可能干净的根系样本。首先</w:t>
      </w:r>
      <w:r w:rsidR="00841D06" w:rsidRPr="005C72EE">
        <w:rPr>
          <w:rFonts w:ascii="Times New Roman" w:hAnsi="Times New Roman" w:cs="Times New Roman"/>
          <w:kern w:val="1"/>
          <w:sz w:val="24"/>
          <w:szCs w:val="24"/>
          <w:lang w:eastAsia="zh-CN"/>
        </w:rPr>
        <w:t>佩戴无菌手套将植株根系上的大块土壤去除</w:t>
      </w:r>
      <w:r w:rsidR="00BF4C64" w:rsidRPr="005C72EE">
        <w:rPr>
          <w:rFonts w:ascii="Times New Roman" w:hAnsi="Times New Roman" w:cs="Times New Roman"/>
          <w:kern w:val="1"/>
          <w:sz w:val="24"/>
          <w:szCs w:val="24"/>
          <w:lang w:eastAsia="zh-CN"/>
        </w:rPr>
        <w:t>，</w:t>
      </w:r>
      <w:r w:rsidR="0070327F" w:rsidRPr="005C72EE">
        <w:rPr>
          <w:rFonts w:ascii="Times New Roman" w:hAnsi="Times New Roman" w:cs="Times New Roman"/>
          <w:kern w:val="1"/>
          <w:sz w:val="24"/>
          <w:szCs w:val="24"/>
          <w:lang w:eastAsia="zh-CN"/>
        </w:rPr>
        <w:t>保留</w:t>
      </w:r>
      <w:r w:rsidR="0070327F" w:rsidRPr="005C72EE">
        <w:rPr>
          <w:rFonts w:ascii="Times New Roman" w:hAnsi="Times New Roman" w:cs="Times New Roman"/>
          <w:kern w:val="1"/>
          <w:sz w:val="24"/>
          <w:szCs w:val="24"/>
          <w:lang w:eastAsia="zh-CN"/>
        </w:rPr>
        <w:t>3-4</w:t>
      </w:r>
      <w:r w:rsidR="0070327F" w:rsidRPr="005C72EE">
        <w:rPr>
          <w:rFonts w:ascii="Times New Roman" w:hAnsi="Times New Roman" w:cs="Times New Roman"/>
          <w:kern w:val="1"/>
          <w:sz w:val="24"/>
          <w:szCs w:val="24"/>
          <w:lang w:eastAsia="zh-CN"/>
        </w:rPr>
        <w:t>个分蘖的全根；</w:t>
      </w:r>
      <w:r w:rsidR="00BB1DF6" w:rsidRPr="005C72EE">
        <w:rPr>
          <w:rFonts w:ascii="Times New Roman" w:hAnsi="Times New Roman" w:cs="Times New Roman"/>
          <w:kern w:val="1"/>
          <w:sz w:val="24"/>
          <w:szCs w:val="24"/>
          <w:lang w:eastAsia="zh-CN"/>
        </w:rPr>
        <w:t>之后</w:t>
      </w:r>
      <w:r w:rsidR="00841D06" w:rsidRPr="005C72EE">
        <w:rPr>
          <w:rFonts w:ascii="Times New Roman" w:hAnsi="Times New Roman" w:cs="Times New Roman"/>
          <w:kern w:val="1"/>
          <w:sz w:val="24"/>
          <w:szCs w:val="24"/>
          <w:lang w:eastAsia="zh-CN"/>
        </w:rPr>
        <w:t>使用无菌去离子水冲洗根系至无可见的土壤颗粒</w:t>
      </w:r>
      <w:r w:rsidR="0070327F" w:rsidRPr="005C72EE">
        <w:rPr>
          <w:rFonts w:ascii="Times New Roman" w:hAnsi="Times New Roman" w:cs="Times New Roman"/>
          <w:kern w:val="1"/>
          <w:sz w:val="24"/>
          <w:szCs w:val="24"/>
          <w:lang w:eastAsia="zh-CN"/>
        </w:rPr>
        <w:t>；最后置于含有</w:t>
      </w:r>
      <w:r w:rsidR="0070327F" w:rsidRPr="005C72EE">
        <w:rPr>
          <w:rFonts w:ascii="Times New Roman" w:hAnsi="Times New Roman" w:cs="Times New Roman"/>
          <w:kern w:val="1"/>
          <w:sz w:val="24"/>
          <w:szCs w:val="24"/>
          <w:lang w:eastAsia="zh-CN"/>
        </w:rPr>
        <w:t>35 mL 1×PBS</w:t>
      </w:r>
      <w:r w:rsidR="0070327F" w:rsidRPr="005C72EE">
        <w:rPr>
          <w:rFonts w:ascii="Times New Roman" w:hAnsi="Times New Roman" w:cs="Times New Roman"/>
          <w:kern w:val="1"/>
          <w:sz w:val="24"/>
          <w:szCs w:val="24"/>
          <w:lang w:eastAsia="zh-CN"/>
        </w:rPr>
        <w:t>的</w:t>
      </w:r>
      <w:r w:rsidR="0070327F" w:rsidRPr="005C72EE">
        <w:rPr>
          <w:rFonts w:ascii="Times New Roman" w:hAnsi="Times New Roman" w:cs="Times New Roman"/>
          <w:kern w:val="1"/>
          <w:sz w:val="24"/>
          <w:szCs w:val="24"/>
          <w:lang w:eastAsia="zh-CN"/>
        </w:rPr>
        <w:t>50 mL</w:t>
      </w:r>
      <w:r w:rsidR="0070327F" w:rsidRPr="005C72EE">
        <w:rPr>
          <w:rFonts w:ascii="Times New Roman" w:hAnsi="Times New Roman" w:cs="Times New Roman"/>
          <w:kern w:val="1"/>
          <w:sz w:val="24"/>
          <w:szCs w:val="24"/>
          <w:lang w:eastAsia="zh-CN"/>
        </w:rPr>
        <w:t>管中，使用平板摇床于</w:t>
      </w:r>
      <w:r w:rsidR="0070327F" w:rsidRPr="005C72EE">
        <w:rPr>
          <w:rFonts w:ascii="Times New Roman" w:hAnsi="Times New Roman" w:cs="Times New Roman"/>
          <w:kern w:val="1"/>
          <w:sz w:val="24"/>
          <w:szCs w:val="24"/>
          <w:lang w:eastAsia="zh-CN"/>
        </w:rPr>
        <w:t>180 rpm</w:t>
      </w:r>
      <w:r w:rsidR="0070327F" w:rsidRPr="005C72EE">
        <w:rPr>
          <w:rFonts w:ascii="Times New Roman" w:hAnsi="Times New Roman" w:cs="Times New Roman"/>
          <w:kern w:val="1"/>
          <w:sz w:val="24"/>
          <w:szCs w:val="24"/>
          <w:lang w:eastAsia="zh-CN"/>
        </w:rPr>
        <w:t>条件下清洗</w:t>
      </w:r>
      <w:r w:rsidR="0070327F" w:rsidRPr="005C72EE">
        <w:rPr>
          <w:rFonts w:ascii="Times New Roman" w:hAnsi="Times New Roman" w:cs="Times New Roman"/>
          <w:kern w:val="1"/>
          <w:sz w:val="24"/>
          <w:szCs w:val="24"/>
          <w:lang w:eastAsia="zh-CN"/>
        </w:rPr>
        <w:t>15 min</w:t>
      </w:r>
      <w:r w:rsidR="0070327F" w:rsidRPr="005C72EE">
        <w:rPr>
          <w:rFonts w:ascii="Times New Roman" w:hAnsi="Times New Roman" w:cs="Times New Roman"/>
          <w:kern w:val="1"/>
          <w:sz w:val="24"/>
          <w:szCs w:val="24"/>
          <w:lang w:eastAsia="zh-CN"/>
        </w:rPr>
        <w:t>，更换新管重复</w:t>
      </w:r>
      <w:r w:rsidR="00BF4C64" w:rsidRPr="005C72EE">
        <w:rPr>
          <w:rFonts w:ascii="Times New Roman" w:hAnsi="Times New Roman" w:cs="Times New Roman"/>
          <w:kern w:val="1"/>
          <w:sz w:val="24"/>
          <w:szCs w:val="24"/>
          <w:lang w:eastAsia="zh-CN"/>
        </w:rPr>
        <w:t>清洗</w:t>
      </w:r>
      <w:r w:rsidR="0070327F" w:rsidRPr="005C72EE">
        <w:rPr>
          <w:rFonts w:ascii="Times New Roman" w:hAnsi="Times New Roman" w:cs="Times New Roman"/>
          <w:kern w:val="1"/>
          <w:sz w:val="24"/>
          <w:szCs w:val="24"/>
          <w:lang w:eastAsia="zh-CN"/>
        </w:rPr>
        <w:t>3</w:t>
      </w:r>
      <w:r w:rsidR="0070327F" w:rsidRPr="005C72EE">
        <w:rPr>
          <w:rFonts w:ascii="Times New Roman" w:hAnsi="Times New Roman" w:cs="Times New Roman"/>
          <w:kern w:val="1"/>
          <w:sz w:val="24"/>
          <w:szCs w:val="24"/>
          <w:lang w:eastAsia="zh-CN"/>
        </w:rPr>
        <w:t>次</w:t>
      </w:r>
      <w:r w:rsidR="00BF4C64" w:rsidRPr="005C72EE">
        <w:rPr>
          <w:rFonts w:ascii="Times New Roman" w:hAnsi="Times New Roman" w:cs="Times New Roman"/>
          <w:kern w:val="1"/>
          <w:sz w:val="24"/>
          <w:szCs w:val="24"/>
          <w:lang w:eastAsia="zh-CN"/>
        </w:rPr>
        <w:t>。</w:t>
      </w:r>
      <w:r w:rsidR="0070327F" w:rsidRPr="005C72EE">
        <w:rPr>
          <w:rFonts w:ascii="Times New Roman" w:hAnsi="Times New Roman" w:cs="Times New Roman"/>
          <w:kern w:val="1"/>
          <w:sz w:val="24"/>
          <w:szCs w:val="24"/>
          <w:lang w:eastAsia="zh-CN"/>
        </w:rPr>
        <w:t>使用无菌滤纸吸干根系残留水分。</w:t>
      </w:r>
      <w:r w:rsidR="00841D06" w:rsidRPr="005C72EE">
        <w:rPr>
          <w:rFonts w:ascii="Times New Roman" w:hAnsi="Times New Roman" w:cs="Times New Roman"/>
          <w:kern w:val="1"/>
          <w:sz w:val="24"/>
          <w:szCs w:val="24"/>
          <w:lang w:eastAsia="zh-CN"/>
        </w:rPr>
        <w:t>使用无菌剪刀将根系破碎成</w:t>
      </w:r>
      <w:r w:rsidR="00841D06" w:rsidRPr="005C72EE">
        <w:rPr>
          <w:rFonts w:ascii="Times New Roman" w:hAnsi="Times New Roman" w:cs="Times New Roman"/>
          <w:kern w:val="1"/>
          <w:sz w:val="24"/>
          <w:szCs w:val="24"/>
          <w:lang w:eastAsia="zh-CN"/>
        </w:rPr>
        <w:t>2 mm</w:t>
      </w:r>
      <w:r w:rsidR="00841D06" w:rsidRPr="005C72EE">
        <w:rPr>
          <w:rFonts w:ascii="Times New Roman" w:hAnsi="Times New Roman" w:cs="Times New Roman"/>
          <w:kern w:val="1"/>
          <w:sz w:val="24"/>
          <w:szCs w:val="24"/>
          <w:lang w:eastAsia="zh-CN"/>
        </w:rPr>
        <w:t>长的小段，此</w:t>
      </w:r>
      <w:r w:rsidR="0070327F" w:rsidRPr="005C72EE">
        <w:rPr>
          <w:rFonts w:ascii="Times New Roman" w:hAnsi="Times New Roman" w:cs="Times New Roman"/>
          <w:kern w:val="1"/>
          <w:sz w:val="24"/>
          <w:szCs w:val="24"/>
          <w:lang w:eastAsia="zh-CN"/>
        </w:rPr>
        <w:t>样本</w:t>
      </w:r>
      <w:r w:rsidR="00841D06" w:rsidRPr="005C72EE">
        <w:rPr>
          <w:rFonts w:ascii="Times New Roman" w:hAnsi="Times New Roman" w:cs="Times New Roman"/>
          <w:kern w:val="1"/>
          <w:sz w:val="24"/>
          <w:szCs w:val="24"/>
          <w:lang w:eastAsia="zh-CN"/>
        </w:rPr>
        <w:t>即为根系样本。</w:t>
      </w:r>
    </w:p>
    <w:p w14:paraId="24711C66" w14:textId="5EA1E415" w:rsidR="00CA4CAE" w:rsidRPr="005C72EE" w:rsidRDefault="00CA4CAE" w:rsidP="00544872">
      <w:pPr>
        <w:wordWrap w:val="0"/>
        <w:adjustRightInd w:val="0"/>
        <w:snapToGrid w:val="0"/>
        <w:spacing w:line="360" w:lineRule="auto"/>
        <w:rPr>
          <w:rFonts w:ascii="Times New Roman" w:hAnsi="Times New Roman" w:cs="Times New Roman"/>
          <w:i/>
          <w:kern w:val="1"/>
          <w:sz w:val="24"/>
          <w:szCs w:val="24"/>
          <w:lang w:eastAsia="zh-CN"/>
        </w:rPr>
      </w:pPr>
      <w:r w:rsidRPr="005C72EE">
        <w:rPr>
          <w:rFonts w:ascii="Times New Roman" w:hAnsi="Times New Roman" w:cs="Times New Roman"/>
          <w:i/>
          <w:kern w:val="1"/>
          <w:sz w:val="24"/>
          <w:szCs w:val="24"/>
          <w:lang w:eastAsia="zh-CN"/>
        </w:rPr>
        <w:t>注：所有样本应置于无菌的离心管内于</w:t>
      </w:r>
      <w:r w:rsidRPr="005C72EE">
        <w:rPr>
          <w:rFonts w:ascii="Times New Roman" w:hAnsi="Times New Roman" w:cs="Times New Roman"/>
          <w:i/>
          <w:kern w:val="1"/>
          <w:sz w:val="24"/>
          <w:szCs w:val="24"/>
          <w:lang w:eastAsia="zh-CN"/>
        </w:rPr>
        <w:t>-80℃</w:t>
      </w:r>
      <w:r w:rsidRPr="005C72EE">
        <w:rPr>
          <w:rFonts w:ascii="Times New Roman" w:hAnsi="Times New Roman" w:cs="Times New Roman"/>
          <w:i/>
          <w:kern w:val="1"/>
          <w:sz w:val="24"/>
          <w:szCs w:val="24"/>
          <w:lang w:eastAsia="zh-CN"/>
        </w:rPr>
        <w:t>环境保存。</w:t>
      </w:r>
    </w:p>
    <w:p w14:paraId="3108563B" w14:textId="46070030" w:rsidR="009C29B5" w:rsidRPr="005C72EE" w:rsidRDefault="00293200" w:rsidP="00544872">
      <w:pPr>
        <w:wordWrap w:val="0"/>
        <w:adjustRightInd w:val="0"/>
        <w:snapToGrid w:val="0"/>
        <w:spacing w:line="360" w:lineRule="auto"/>
        <w:rPr>
          <w:rFonts w:ascii="Times New Roman" w:hAnsi="Times New Roman" w:cs="Times New Roman"/>
          <w:kern w:val="1"/>
          <w:sz w:val="24"/>
          <w:szCs w:val="24"/>
          <w:lang w:eastAsia="zh-CN"/>
        </w:rPr>
      </w:pPr>
      <w:commentRangeStart w:id="81"/>
      <w:r>
        <w:rPr>
          <w:rFonts w:ascii="Times New Roman" w:hAnsi="Times New Roman" w:cs="Times New Roman"/>
          <w:kern w:val="1"/>
          <w:sz w:val="24"/>
          <w:szCs w:val="24"/>
          <w:lang w:eastAsia="zh-CN"/>
        </w:rPr>
        <w:lastRenderedPageBreak/>
        <w:pict w14:anchorId="23D917A6">
          <v:shape id="_x0000_i1026" type="#_x0000_t75" style="width:453.25pt;height:253.65pt">
            <v:imagedata r:id="rId11" o:title="收样终"/>
          </v:shape>
        </w:pict>
      </w:r>
      <w:commentRangeEnd w:id="81"/>
      <w:r w:rsidR="008A2C55">
        <w:rPr>
          <w:rStyle w:val="aff8"/>
        </w:rPr>
        <w:commentReference w:id="81"/>
      </w:r>
    </w:p>
    <w:p w14:paraId="159F189E" w14:textId="206E4131" w:rsidR="00CA4CAE" w:rsidRDefault="00CA4CAE" w:rsidP="00544872">
      <w:pPr>
        <w:wordWrap w:val="0"/>
        <w:adjustRightInd w:val="0"/>
        <w:snapToGrid w:val="0"/>
        <w:spacing w:line="360" w:lineRule="auto"/>
        <w:rPr>
          <w:ins w:id="82" w:author="Liu Yong-Xin" w:date="2020-10-13T19:49:00Z"/>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图</w:t>
      </w:r>
      <w:r w:rsidRPr="005C72EE">
        <w:rPr>
          <w:rFonts w:ascii="Times New Roman" w:hAnsi="Times New Roman" w:cs="Times New Roman"/>
          <w:kern w:val="1"/>
          <w:sz w:val="24"/>
          <w:szCs w:val="24"/>
          <w:lang w:eastAsia="zh-CN"/>
        </w:rPr>
        <w:t xml:space="preserve">2 </w:t>
      </w:r>
      <w:r w:rsidRPr="005C72EE">
        <w:rPr>
          <w:rFonts w:ascii="Times New Roman" w:hAnsi="Times New Roman" w:cs="Times New Roman"/>
          <w:kern w:val="1"/>
          <w:sz w:val="24"/>
          <w:szCs w:val="24"/>
          <w:lang w:eastAsia="zh-CN"/>
        </w:rPr>
        <w:t>根、根际土、背景土壤样本的收取方法</w:t>
      </w:r>
    </w:p>
    <w:p w14:paraId="40C7B83D" w14:textId="77777777" w:rsidR="001B2769" w:rsidRPr="005C72EE" w:rsidRDefault="001B2769" w:rsidP="00544872">
      <w:pPr>
        <w:wordWrap w:val="0"/>
        <w:adjustRightInd w:val="0"/>
        <w:snapToGrid w:val="0"/>
        <w:spacing w:line="360" w:lineRule="auto"/>
        <w:rPr>
          <w:rFonts w:ascii="Times New Roman" w:hAnsi="Times New Roman" w:cs="Times New Roman" w:hint="eastAsia"/>
          <w:kern w:val="1"/>
          <w:sz w:val="24"/>
          <w:szCs w:val="24"/>
          <w:lang w:eastAsia="zh-CN"/>
        </w:rPr>
      </w:pPr>
    </w:p>
    <w:p w14:paraId="2413DF26" w14:textId="40C739A2" w:rsidR="00841D06" w:rsidRPr="005C72EE" w:rsidRDefault="00EC3E16" w:rsidP="001B2769">
      <w:pPr>
        <w:wordWrap w:val="0"/>
        <w:adjustRightInd w:val="0"/>
        <w:snapToGrid w:val="0"/>
        <w:spacing w:line="360" w:lineRule="auto"/>
        <w:outlineLvl w:val="2"/>
        <w:rPr>
          <w:rFonts w:ascii="Times New Roman" w:hAnsi="Times New Roman" w:cs="Times New Roman"/>
          <w:b/>
          <w:kern w:val="1"/>
          <w:sz w:val="24"/>
          <w:szCs w:val="24"/>
          <w:lang w:eastAsia="zh-CN"/>
        </w:rPr>
        <w:pPrChange w:id="83" w:author="Liu Yong-Xin" w:date="2020-10-13T19:50:00Z">
          <w:pPr>
            <w:wordWrap w:val="0"/>
            <w:adjustRightInd w:val="0"/>
            <w:snapToGrid w:val="0"/>
            <w:spacing w:line="360" w:lineRule="auto"/>
          </w:pPr>
        </w:pPrChange>
      </w:pPr>
      <w:r w:rsidRPr="005C72EE">
        <w:rPr>
          <w:rFonts w:ascii="Times New Roman" w:hAnsi="Times New Roman" w:cs="Times New Roman"/>
          <w:kern w:val="1"/>
          <w:sz w:val="24"/>
          <w:szCs w:val="24"/>
          <w:lang w:eastAsia="zh-CN"/>
        </w:rPr>
        <w:t>三</w:t>
      </w:r>
      <w:r w:rsidR="0070327F" w:rsidRPr="005C72EE">
        <w:rPr>
          <w:rFonts w:ascii="Times New Roman" w:hAnsi="Times New Roman" w:cs="Times New Roman"/>
          <w:kern w:val="1"/>
          <w:sz w:val="24"/>
          <w:szCs w:val="24"/>
          <w:lang w:eastAsia="zh-CN"/>
        </w:rPr>
        <w:t>、</w:t>
      </w:r>
      <w:r w:rsidRPr="005C72EE">
        <w:rPr>
          <w:rFonts w:ascii="Times New Roman" w:hAnsi="Times New Roman" w:cs="Times New Roman"/>
          <w:b/>
          <w:kern w:val="1"/>
          <w:sz w:val="24"/>
          <w:szCs w:val="24"/>
          <w:lang w:eastAsia="zh-CN"/>
        </w:rPr>
        <w:t>PCR</w:t>
      </w:r>
      <w:r w:rsidRPr="005C72EE">
        <w:rPr>
          <w:rFonts w:ascii="Times New Roman" w:hAnsi="Times New Roman" w:cs="Times New Roman"/>
          <w:b/>
          <w:kern w:val="1"/>
          <w:sz w:val="24"/>
          <w:szCs w:val="24"/>
          <w:lang w:eastAsia="zh-CN"/>
        </w:rPr>
        <w:t>模板</w:t>
      </w:r>
      <w:r w:rsidRPr="005C72EE">
        <w:rPr>
          <w:rFonts w:ascii="Times New Roman" w:hAnsi="Times New Roman" w:cs="Times New Roman"/>
          <w:b/>
          <w:kern w:val="1"/>
          <w:sz w:val="24"/>
          <w:szCs w:val="24"/>
          <w:lang w:eastAsia="zh-CN"/>
        </w:rPr>
        <w:t>DNA</w:t>
      </w:r>
      <w:r w:rsidRPr="005C72EE">
        <w:rPr>
          <w:rFonts w:ascii="Times New Roman" w:hAnsi="Times New Roman" w:cs="Times New Roman"/>
          <w:b/>
          <w:kern w:val="1"/>
          <w:sz w:val="24"/>
          <w:szCs w:val="24"/>
          <w:lang w:eastAsia="zh-CN"/>
        </w:rPr>
        <w:t>制备</w:t>
      </w:r>
    </w:p>
    <w:p w14:paraId="35FADCA9" w14:textId="0A16A231" w:rsidR="006F0E16" w:rsidRPr="005C72EE" w:rsidRDefault="006F0E16">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注：以下实验应在超净台内完成。</w:t>
      </w:r>
    </w:p>
    <w:p w14:paraId="1205A001" w14:textId="100653D0" w:rsidR="0059638A" w:rsidRPr="005C72EE" w:rsidRDefault="0070327F">
      <w:pPr>
        <w:wordWrap w:val="0"/>
        <w:adjustRightInd w:val="0"/>
        <w:snapToGrid w:val="0"/>
        <w:spacing w:line="360" w:lineRule="auto"/>
        <w:rPr>
          <w:rFonts w:ascii="Times New Roman" w:hAnsi="Times New Roman" w:cs="Times New Roman"/>
          <w:b/>
          <w:kern w:val="1"/>
          <w:sz w:val="24"/>
          <w:szCs w:val="24"/>
          <w:lang w:eastAsia="zh-CN"/>
        </w:rPr>
      </w:pPr>
      <w:r w:rsidRPr="005C72EE">
        <w:rPr>
          <w:rFonts w:ascii="Times New Roman" w:hAnsi="Times New Roman" w:cs="Times New Roman"/>
          <w:kern w:val="1"/>
          <w:sz w:val="24"/>
          <w:szCs w:val="24"/>
          <w:lang w:eastAsia="zh-CN"/>
        </w:rPr>
        <w:t>1</w:t>
      </w:r>
      <w:r w:rsidR="00BF4C64" w:rsidRPr="005C72EE">
        <w:rPr>
          <w:rFonts w:ascii="Times New Roman" w:hAnsi="Times New Roman" w:cs="Times New Roman"/>
          <w:kern w:val="1"/>
          <w:sz w:val="24"/>
          <w:szCs w:val="24"/>
          <w:lang w:eastAsia="zh-CN"/>
        </w:rPr>
        <w:t>2</w:t>
      </w:r>
      <w:r w:rsidRPr="005C72EE">
        <w:rPr>
          <w:rFonts w:ascii="Times New Roman" w:hAnsi="Times New Roman" w:cs="Times New Roman"/>
          <w:kern w:val="1"/>
          <w:sz w:val="24"/>
          <w:szCs w:val="24"/>
          <w:lang w:eastAsia="zh-CN"/>
        </w:rPr>
        <w:t>.</w:t>
      </w:r>
      <w:r w:rsidR="00BF4C64" w:rsidRPr="005C72EE">
        <w:rPr>
          <w:rFonts w:ascii="Times New Roman" w:hAnsi="Times New Roman" w:cs="Times New Roman"/>
          <w:kern w:val="1"/>
          <w:sz w:val="24"/>
          <w:szCs w:val="24"/>
          <w:lang w:eastAsia="zh-CN"/>
        </w:rPr>
        <w:t xml:space="preserve"> </w:t>
      </w:r>
      <w:r w:rsidR="00C02A7F" w:rsidRPr="005C72EE">
        <w:rPr>
          <w:rFonts w:ascii="Times New Roman" w:hAnsi="Times New Roman" w:cs="Times New Roman"/>
          <w:kern w:val="1"/>
          <w:sz w:val="24"/>
          <w:szCs w:val="24"/>
          <w:lang w:eastAsia="zh-CN"/>
        </w:rPr>
        <w:t>确定不同类型样本的</w:t>
      </w:r>
      <w:proofErr w:type="gramStart"/>
      <w:r w:rsidR="00C02A7F" w:rsidRPr="005C72EE">
        <w:rPr>
          <w:rFonts w:ascii="Times New Roman" w:hAnsi="Times New Roman" w:cs="Times New Roman"/>
          <w:kern w:val="1"/>
          <w:sz w:val="24"/>
          <w:szCs w:val="24"/>
          <w:lang w:eastAsia="zh-CN"/>
        </w:rPr>
        <w:t>上样量</w:t>
      </w:r>
      <w:proofErr w:type="gramEnd"/>
      <w:r w:rsidR="00C02A7F" w:rsidRPr="005C72EE">
        <w:rPr>
          <w:rFonts w:ascii="Times New Roman" w:hAnsi="Times New Roman" w:cs="Times New Roman"/>
          <w:kern w:val="1"/>
          <w:sz w:val="24"/>
          <w:szCs w:val="24"/>
          <w:lang w:eastAsia="zh-CN"/>
        </w:rPr>
        <w:t>。</w:t>
      </w:r>
      <w:r w:rsidRPr="005C72EE">
        <w:rPr>
          <w:rFonts w:ascii="Times New Roman" w:hAnsi="Times New Roman" w:cs="Times New Roman"/>
          <w:kern w:val="1"/>
          <w:sz w:val="24"/>
          <w:szCs w:val="24"/>
          <w:lang w:eastAsia="zh-CN"/>
        </w:rPr>
        <w:t>将样本转移至</w:t>
      </w:r>
      <w:r w:rsidR="005C72EE" w:rsidRPr="005C72EE">
        <w:rPr>
          <w:rFonts w:ascii="Times New Roman" w:hAnsi="Times New Roman" w:cs="Times New Roman" w:hint="eastAsia"/>
          <w:kern w:val="1"/>
          <w:sz w:val="24"/>
          <w:szCs w:val="24"/>
          <w:lang w:eastAsia="zh-CN"/>
        </w:rPr>
        <w:t>土壤</w:t>
      </w:r>
      <w:r w:rsidR="005C72EE" w:rsidRPr="005C72EE">
        <w:rPr>
          <w:rFonts w:ascii="Times New Roman" w:hAnsi="Times New Roman" w:cs="Times New Roman" w:hint="eastAsia"/>
          <w:kern w:val="1"/>
          <w:sz w:val="24"/>
          <w:szCs w:val="24"/>
          <w:lang w:eastAsia="zh-CN"/>
        </w:rPr>
        <w:t>DNA</w:t>
      </w:r>
      <w:r w:rsidR="005C72EE" w:rsidRPr="005C72EE">
        <w:rPr>
          <w:rFonts w:ascii="Times New Roman" w:hAnsi="Times New Roman" w:cs="Times New Roman" w:hint="eastAsia"/>
          <w:kern w:val="1"/>
          <w:sz w:val="24"/>
          <w:szCs w:val="24"/>
          <w:lang w:eastAsia="zh-CN"/>
        </w:rPr>
        <w:t>提取试剂盒</w:t>
      </w:r>
      <w:r w:rsidRPr="005C72EE">
        <w:rPr>
          <w:rFonts w:ascii="Times New Roman" w:hAnsi="Times New Roman" w:cs="Times New Roman"/>
          <w:kern w:val="1"/>
          <w:sz w:val="24"/>
          <w:szCs w:val="24"/>
          <w:lang w:eastAsia="zh-CN"/>
        </w:rPr>
        <w:t>的</w:t>
      </w:r>
      <w:r w:rsidRPr="005C72EE">
        <w:rPr>
          <w:rFonts w:ascii="Times New Roman" w:hAnsi="Times New Roman" w:cs="Times New Roman"/>
          <w:kern w:val="1"/>
          <w:sz w:val="24"/>
          <w:szCs w:val="24"/>
          <w:lang w:eastAsia="zh-CN"/>
        </w:rPr>
        <w:t>Lysing Matrix E</w:t>
      </w:r>
      <w:r w:rsidRPr="005C72EE">
        <w:rPr>
          <w:rFonts w:ascii="Times New Roman" w:hAnsi="Times New Roman" w:cs="Times New Roman"/>
          <w:kern w:val="1"/>
          <w:sz w:val="24"/>
          <w:szCs w:val="24"/>
          <w:lang w:eastAsia="zh-CN"/>
        </w:rPr>
        <w:t>管内。样本量为根系样本</w:t>
      </w:r>
      <w:r w:rsidRPr="005C72EE">
        <w:rPr>
          <w:rFonts w:ascii="Times New Roman" w:hAnsi="Times New Roman" w:cs="Times New Roman"/>
          <w:kern w:val="1"/>
          <w:sz w:val="24"/>
          <w:szCs w:val="24"/>
          <w:lang w:eastAsia="zh-CN"/>
        </w:rPr>
        <w:t>0.2 g</w:t>
      </w:r>
      <w:r w:rsidRPr="005C72EE">
        <w:rPr>
          <w:rFonts w:ascii="Times New Roman" w:hAnsi="Times New Roman" w:cs="Times New Roman"/>
          <w:kern w:val="1"/>
          <w:sz w:val="24"/>
          <w:szCs w:val="24"/>
          <w:lang w:eastAsia="zh-CN"/>
        </w:rPr>
        <w:t>，根际土样本</w:t>
      </w:r>
      <w:r w:rsidRPr="005C72EE">
        <w:rPr>
          <w:rFonts w:ascii="Times New Roman" w:hAnsi="Times New Roman" w:cs="Times New Roman"/>
          <w:kern w:val="1"/>
          <w:sz w:val="24"/>
          <w:szCs w:val="24"/>
          <w:lang w:eastAsia="zh-CN"/>
        </w:rPr>
        <w:t xml:space="preserve">450 </w:t>
      </w:r>
      <w:proofErr w:type="spellStart"/>
      <w:r w:rsidRPr="005C72EE">
        <w:rPr>
          <w:rFonts w:ascii="Times New Roman" w:hAnsi="Times New Roman" w:cs="Times New Roman"/>
          <w:kern w:val="1"/>
          <w:sz w:val="24"/>
          <w:szCs w:val="24"/>
          <w:lang w:eastAsia="zh-CN"/>
        </w:rPr>
        <w:t>μL</w:t>
      </w:r>
      <w:proofErr w:type="spellEnd"/>
      <w:r w:rsidRPr="005C72EE">
        <w:rPr>
          <w:rFonts w:ascii="Times New Roman" w:hAnsi="Times New Roman" w:cs="Times New Roman"/>
          <w:kern w:val="1"/>
          <w:sz w:val="24"/>
          <w:szCs w:val="24"/>
          <w:lang w:eastAsia="zh-CN"/>
        </w:rPr>
        <w:t>，背景土壤样本</w:t>
      </w:r>
      <w:r w:rsidRPr="005C72EE">
        <w:rPr>
          <w:rFonts w:ascii="Times New Roman" w:hAnsi="Times New Roman" w:cs="Times New Roman"/>
          <w:kern w:val="1"/>
          <w:sz w:val="24"/>
          <w:szCs w:val="24"/>
          <w:lang w:eastAsia="zh-CN"/>
        </w:rPr>
        <w:t>0.3 g</w:t>
      </w:r>
      <w:r w:rsidRPr="005C72EE">
        <w:rPr>
          <w:rFonts w:ascii="Times New Roman" w:hAnsi="Times New Roman" w:cs="Times New Roman"/>
          <w:kern w:val="1"/>
          <w:sz w:val="24"/>
          <w:szCs w:val="24"/>
          <w:lang w:eastAsia="zh-CN"/>
        </w:rPr>
        <w:t>。将样本和</w:t>
      </w:r>
      <w:r w:rsidRPr="005C72EE">
        <w:rPr>
          <w:rFonts w:ascii="Times New Roman" w:hAnsi="Times New Roman" w:cs="Times New Roman"/>
          <w:kern w:val="1"/>
          <w:sz w:val="24"/>
          <w:szCs w:val="24"/>
          <w:lang w:eastAsia="zh-CN"/>
        </w:rPr>
        <w:t>Lysing Matrix E</w:t>
      </w:r>
      <w:r w:rsidRPr="005C72EE">
        <w:rPr>
          <w:rFonts w:ascii="Times New Roman" w:hAnsi="Times New Roman" w:cs="Times New Roman"/>
          <w:kern w:val="1"/>
          <w:sz w:val="24"/>
          <w:szCs w:val="24"/>
          <w:lang w:eastAsia="zh-CN"/>
        </w:rPr>
        <w:t>内研磨珠混合均匀。</w:t>
      </w:r>
    </w:p>
    <w:p w14:paraId="3CE70182" w14:textId="68719BDA" w:rsidR="00C02A7F" w:rsidRPr="005C72EE" w:rsidRDefault="0070327F" w:rsidP="0070327F">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1</w:t>
      </w:r>
      <w:r w:rsidR="00237B59" w:rsidRPr="005C72EE">
        <w:rPr>
          <w:rFonts w:ascii="Times New Roman" w:hAnsi="Times New Roman" w:cs="Times New Roman"/>
          <w:kern w:val="1"/>
          <w:sz w:val="24"/>
          <w:szCs w:val="24"/>
          <w:lang w:eastAsia="zh-CN"/>
        </w:rPr>
        <w:t>3</w:t>
      </w:r>
      <w:r w:rsidRPr="005C72EE">
        <w:rPr>
          <w:rFonts w:ascii="Times New Roman" w:hAnsi="Times New Roman" w:cs="Times New Roman"/>
          <w:kern w:val="1"/>
          <w:sz w:val="24"/>
          <w:szCs w:val="24"/>
          <w:lang w:eastAsia="zh-CN"/>
        </w:rPr>
        <w:t>.</w:t>
      </w:r>
      <w:r w:rsidR="00C02A7F" w:rsidRPr="005C72EE">
        <w:rPr>
          <w:rFonts w:ascii="Times New Roman" w:hAnsi="Times New Roman" w:cs="Times New Roman"/>
          <w:kern w:val="1"/>
          <w:sz w:val="24"/>
          <w:szCs w:val="24"/>
          <w:lang w:eastAsia="zh-CN"/>
        </w:rPr>
        <w:t xml:space="preserve"> </w:t>
      </w:r>
      <w:r w:rsidR="00C02A7F" w:rsidRPr="005C72EE">
        <w:rPr>
          <w:rFonts w:ascii="Times New Roman" w:hAnsi="Times New Roman" w:cs="Times New Roman"/>
          <w:kern w:val="1"/>
          <w:sz w:val="24"/>
          <w:szCs w:val="24"/>
          <w:lang w:eastAsia="zh-CN"/>
        </w:rPr>
        <w:t>研磨样本。将</w:t>
      </w:r>
      <w:r w:rsidR="00C02A7F" w:rsidRPr="005C72EE">
        <w:rPr>
          <w:rFonts w:ascii="Times New Roman" w:hAnsi="Times New Roman" w:cs="Times New Roman"/>
          <w:kern w:val="1"/>
          <w:sz w:val="24"/>
          <w:szCs w:val="24"/>
          <w:lang w:eastAsia="zh-CN"/>
        </w:rPr>
        <w:t>Lysing Matrix E</w:t>
      </w:r>
      <w:r w:rsidR="00C02A7F" w:rsidRPr="005C72EE">
        <w:rPr>
          <w:rFonts w:ascii="Times New Roman" w:hAnsi="Times New Roman" w:cs="Times New Roman"/>
          <w:kern w:val="1"/>
          <w:sz w:val="24"/>
          <w:szCs w:val="24"/>
          <w:lang w:eastAsia="zh-CN"/>
        </w:rPr>
        <w:t>置于</w:t>
      </w:r>
      <w:bookmarkStart w:id="84" w:name="OLE_LINK1"/>
      <w:proofErr w:type="gramStart"/>
      <w:r w:rsidR="005C72EE" w:rsidRPr="005C72EE">
        <w:rPr>
          <w:rFonts w:ascii="Times New Roman" w:hAnsi="Times New Roman" w:cs="Times New Roman" w:hint="eastAsia"/>
          <w:kern w:val="1"/>
          <w:sz w:val="24"/>
          <w:szCs w:val="24"/>
          <w:lang w:eastAsia="zh-CN"/>
        </w:rPr>
        <w:t>破碎仪</w:t>
      </w:r>
      <w:r w:rsidR="00C02A7F" w:rsidRPr="005C72EE">
        <w:rPr>
          <w:rFonts w:ascii="Times New Roman" w:hAnsi="Times New Roman" w:cs="Times New Roman"/>
          <w:kern w:val="1"/>
          <w:sz w:val="24"/>
          <w:szCs w:val="24"/>
          <w:lang w:eastAsia="zh-CN"/>
        </w:rPr>
        <w:t>内</w:t>
      </w:r>
      <w:proofErr w:type="gramEnd"/>
      <w:r w:rsidR="00C02A7F" w:rsidRPr="005C72EE">
        <w:rPr>
          <w:rFonts w:ascii="Times New Roman" w:hAnsi="Times New Roman" w:cs="Times New Roman"/>
          <w:kern w:val="1"/>
          <w:sz w:val="24"/>
          <w:szCs w:val="24"/>
          <w:lang w:eastAsia="zh-CN"/>
        </w:rPr>
        <w:t>，</w:t>
      </w:r>
      <w:r w:rsidR="00C02A7F" w:rsidRPr="005C72EE">
        <w:rPr>
          <w:rFonts w:ascii="Times New Roman" w:hAnsi="Times New Roman" w:cs="Times New Roman"/>
          <w:kern w:val="1"/>
          <w:sz w:val="24"/>
          <w:szCs w:val="24"/>
          <w:lang w:eastAsia="zh-CN"/>
        </w:rPr>
        <w:t>7200 rpm</w:t>
      </w:r>
      <w:r w:rsidR="00C02A7F" w:rsidRPr="005C72EE">
        <w:rPr>
          <w:rFonts w:ascii="Times New Roman" w:hAnsi="Times New Roman" w:cs="Times New Roman"/>
          <w:kern w:val="1"/>
          <w:sz w:val="24"/>
          <w:szCs w:val="24"/>
          <w:lang w:eastAsia="zh-CN"/>
        </w:rPr>
        <w:t>破碎</w:t>
      </w:r>
      <w:r w:rsidR="00C02A7F" w:rsidRPr="005C72EE">
        <w:rPr>
          <w:rFonts w:ascii="Times New Roman" w:hAnsi="Times New Roman" w:cs="Times New Roman"/>
          <w:kern w:val="1"/>
          <w:sz w:val="24"/>
          <w:szCs w:val="24"/>
          <w:lang w:eastAsia="zh-CN"/>
        </w:rPr>
        <w:t>30 s</w:t>
      </w:r>
      <w:r w:rsidR="00C02A7F" w:rsidRPr="005C72EE">
        <w:rPr>
          <w:rFonts w:ascii="Times New Roman" w:hAnsi="Times New Roman" w:cs="Times New Roman"/>
          <w:kern w:val="1"/>
          <w:sz w:val="24"/>
          <w:szCs w:val="24"/>
          <w:lang w:eastAsia="zh-CN"/>
        </w:rPr>
        <w:t>，间隔</w:t>
      </w:r>
      <w:r w:rsidR="00C02A7F" w:rsidRPr="005C72EE">
        <w:rPr>
          <w:rFonts w:ascii="Times New Roman" w:hAnsi="Times New Roman" w:cs="Times New Roman"/>
          <w:kern w:val="1"/>
          <w:sz w:val="24"/>
          <w:szCs w:val="24"/>
          <w:lang w:eastAsia="zh-CN"/>
        </w:rPr>
        <w:t>30 s</w:t>
      </w:r>
      <w:r w:rsidR="00C02A7F" w:rsidRPr="005C72EE">
        <w:rPr>
          <w:rFonts w:ascii="Times New Roman" w:hAnsi="Times New Roman" w:cs="Times New Roman"/>
          <w:kern w:val="1"/>
          <w:sz w:val="24"/>
          <w:szCs w:val="24"/>
          <w:lang w:eastAsia="zh-CN"/>
        </w:rPr>
        <w:t>，再次破碎</w:t>
      </w:r>
      <w:r w:rsidR="00C02A7F" w:rsidRPr="005C72EE">
        <w:rPr>
          <w:rFonts w:ascii="Times New Roman" w:hAnsi="Times New Roman" w:cs="Times New Roman"/>
          <w:kern w:val="1"/>
          <w:sz w:val="24"/>
          <w:szCs w:val="24"/>
          <w:lang w:eastAsia="zh-CN"/>
        </w:rPr>
        <w:t>30</w:t>
      </w:r>
      <w:ins w:id="85" w:author="Liu Yong-Xin" w:date="2020-10-13T19:53:00Z">
        <w:r w:rsidR="00426CCE">
          <w:rPr>
            <w:rFonts w:ascii="Times New Roman" w:hAnsi="Times New Roman" w:cs="Times New Roman"/>
            <w:kern w:val="1"/>
            <w:sz w:val="24"/>
            <w:szCs w:val="24"/>
            <w:lang w:eastAsia="zh-CN"/>
          </w:rPr>
          <w:t xml:space="preserve"> </w:t>
        </w:r>
      </w:ins>
      <w:r w:rsidR="00C02A7F" w:rsidRPr="005C72EE">
        <w:rPr>
          <w:rFonts w:ascii="Times New Roman" w:hAnsi="Times New Roman" w:cs="Times New Roman"/>
          <w:kern w:val="1"/>
          <w:sz w:val="24"/>
          <w:szCs w:val="24"/>
          <w:lang w:eastAsia="zh-CN"/>
        </w:rPr>
        <w:t>s</w:t>
      </w:r>
      <w:r w:rsidR="00C02A7F" w:rsidRPr="005C72EE">
        <w:rPr>
          <w:rFonts w:ascii="Times New Roman" w:hAnsi="Times New Roman" w:cs="Times New Roman"/>
          <w:kern w:val="1"/>
          <w:sz w:val="24"/>
          <w:szCs w:val="24"/>
          <w:lang w:eastAsia="zh-CN"/>
        </w:rPr>
        <w:t>，重复</w:t>
      </w:r>
      <w:r w:rsidR="00C02A7F" w:rsidRPr="005C72EE">
        <w:rPr>
          <w:rFonts w:ascii="Times New Roman" w:hAnsi="Times New Roman" w:cs="Times New Roman"/>
          <w:kern w:val="1"/>
          <w:sz w:val="24"/>
          <w:szCs w:val="24"/>
          <w:lang w:eastAsia="zh-CN"/>
        </w:rPr>
        <w:t>2</w:t>
      </w:r>
      <w:r w:rsidR="00C02A7F" w:rsidRPr="005C72EE">
        <w:rPr>
          <w:rFonts w:ascii="Times New Roman" w:hAnsi="Times New Roman" w:cs="Times New Roman"/>
          <w:kern w:val="1"/>
          <w:sz w:val="24"/>
          <w:szCs w:val="24"/>
          <w:lang w:eastAsia="zh-CN"/>
        </w:rPr>
        <w:t>次。</w:t>
      </w:r>
      <w:bookmarkEnd w:id="84"/>
      <w:r w:rsidR="00C02A7F" w:rsidRPr="005C72EE">
        <w:rPr>
          <w:rFonts w:ascii="Times New Roman" w:hAnsi="Times New Roman" w:cs="Times New Roman"/>
          <w:kern w:val="1"/>
          <w:sz w:val="24"/>
          <w:szCs w:val="24"/>
          <w:lang w:eastAsia="zh-CN"/>
        </w:rPr>
        <w:t>根系样本因韧性较大，可在</w:t>
      </w:r>
      <w:r w:rsidR="00C02A7F" w:rsidRPr="005C72EE">
        <w:rPr>
          <w:rFonts w:ascii="Times New Roman" w:hAnsi="Times New Roman" w:cs="Times New Roman"/>
          <w:kern w:val="1"/>
          <w:sz w:val="24"/>
          <w:szCs w:val="24"/>
          <w:lang w:eastAsia="zh-CN"/>
        </w:rPr>
        <w:t>2</w:t>
      </w:r>
      <w:r w:rsidR="00C02A7F" w:rsidRPr="005C72EE">
        <w:rPr>
          <w:rFonts w:ascii="Times New Roman" w:hAnsi="Times New Roman" w:cs="Times New Roman"/>
          <w:kern w:val="1"/>
          <w:sz w:val="24"/>
          <w:szCs w:val="24"/>
          <w:lang w:eastAsia="zh-CN"/>
        </w:rPr>
        <w:t>次</w:t>
      </w:r>
      <w:proofErr w:type="gramStart"/>
      <w:r w:rsidR="00C02A7F" w:rsidRPr="005C72EE">
        <w:rPr>
          <w:rFonts w:ascii="Times New Roman" w:hAnsi="Times New Roman" w:cs="Times New Roman"/>
          <w:kern w:val="1"/>
          <w:sz w:val="24"/>
          <w:szCs w:val="24"/>
          <w:lang w:eastAsia="zh-CN"/>
        </w:rPr>
        <w:t>重复间</w:t>
      </w:r>
      <w:proofErr w:type="gramEnd"/>
      <w:r w:rsidR="00237B59" w:rsidRPr="005C72EE">
        <w:rPr>
          <w:rFonts w:ascii="Times New Roman" w:hAnsi="Times New Roman" w:cs="Times New Roman"/>
          <w:kern w:val="1"/>
          <w:sz w:val="24"/>
          <w:szCs w:val="24"/>
          <w:lang w:eastAsia="zh-CN"/>
        </w:rPr>
        <w:t>将</w:t>
      </w:r>
      <w:r w:rsidR="00237B59" w:rsidRPr="005C72EE">
        <w:rPr>
          <w:rFonts w:ascii="Times New Roman" w:hAnsi="Times New Roman" w:cs="Times New Roman"/>
          <w:kern w:val="1"/>
          <w:sz w:val="24"/>
          <w:szCs w:val="24"/>
          <w:lang w:eastAsia="zh-CN"/>
        </w:rPr>
        <w:t>Lysing Matrix E</w:t>
      </w:r>
      <w:r w:rsidR="00C02A7F" w:rsidRPr="005C72EE">
        <w:rPr>
          <w:rFonts w:ascii="Times New Roman" w:hAnsi="Times New Roman" w:cs="Times New Roman"/>
          <w:kern w:val="1"/>
          <w:sz w:val="24"/>
          <w:szCs w:val="24"/>
          <w:lang w:eastAsia="zh-CN"/>
        </w:rPr>
        <w:t>置于液氮中</w:t>
      </w:r>
      <w:r w:rsidR="00237B59" w:rsidRPr="005C72EE">
        <w:rPr>
          <w:rFonts w:ascii="Times New Roman" w:hAnsi="Times New Roman" w:cs="Times New Roman"/>
          <w:kern w:val="1"/>
          <w:sz w:val="24"/>
          <w:szCs w:val="24"/>
          <w:lang w:eastAsia="zh-CN"/>
        </w:rPr>
        <w:t>冷冻</w:t>
      </w:r>
      <w:r w:rsidR="00C02A7F" w:rsidRPr="005C72EE">
        <w:rPr>
          <w:rFonts w:ascii="Times New Roman" w:hAnsi="Times New Roman" w:cs="Times New Roman"/>
          <w:kern w:val="1"/>
          <w:sz w:val="24"/>
          <w:szCs w:val="24"/>
          <w:lang w:eastAsia="zh-CN"/>
        </w:rPr>
        <w:t>5 s</w:t>
      </w:r>
      <w:r w:rsidR="00C02A7F" w:rsidRPr="005C72EE">
        <w:rPr>
          <w:rFonts w:ascii="Times New Roman" w:hAnsi="Times New Roman" w:cs="Times New Roman"/>
          <w:kern w:val="1"/>
          <w:sz w:val="24"/>
          <w:szCs w:val="24"/>
          <w:lang w:eastAsia="zh-CN"/>
        </w:rPr>
        <w:t>使研磨更加充分。</w:t>
      </w:r>
    </w:p>
    <w:p w14:paraId="38E08A08" w14:textId="6974DB3A" w:rsidR="00C02A7F" w:rsidRPr="005C72EE" w:rsidRDefault="00237B59" w:rsidP="0070327F">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14. </w:t>
      </w:r>
      <w:r w:rsidRPr="005C72EE">
        <w:rPr>
          <w:rFonts w:ascii="Times New Roman" w:hAnsi="Times New Roman" w:cs="Times New Roman"/>
          <w:kern w:val="1"/>
          <w:sz w:val="24"/>
          <w:szCs w:val="24"/>
          <w:lang w:eastAsia="zh-CN"/>
        </w:rPr>
        <w:t>溶解细胞膜蛋白。向</w:t>
      </w:r>
      <w:r w:rsidRPr="005C72EE">
        <w:rPr>
          <w:rFonts w:ascii="Times New Roman" w:hAnsi="Times New Roman" w:cs="Times New Roman"/>
          <w:kern w:val="1"/>
          <w:sz w:val="24"/>
          <w:szCs w:val="24"/>
          <w:lang w:eastAsia="zh-CN"/>
        </w:rPr>
        <w:t>Lysing Matrix E</w:t>
      </w:r>
      <w:r w:rsidRPr="005C72EE">
        <w:rPr>
          <w:rFonts w:ascii="Times New Roman" w:hAnsi="Times New Roman" w:cs="Times New Roman"/>
          <w:kern w:val="1"/>
          <w:sz w:val="24"/>
          <w:szCs w:val="24"/>
          <w:lang w:eastAsia="zh-CN"/>
        </w:rPr>
        <w:t>中添加</w:t>
      </w:r>
      <w:r w:rsidRPr="005C72EE">
        <w:rPr>
          <w:rFonts w:ascii="Times New Roman" w:hAnsi="Times New Roman" w:cs="Times New Roman"/>
          <w:kern w:val="1"/>
          <w:sz w:val="24"/>
          <w:szCs w:val="24"/>
          <w:lang w:eastAsia="zh-CN"/>
        </w:rPr>
        <w:t xml:space="preserve">978 </w:t>
      </w:r>
      <w:proofErr w:type="spellStart"/>
      <w:r w:rsidRPr="005C72EE">
        <w:rPr>
          <w:rFonts w:ascii="Times New Roman" w:hAnsi="Times New Roman" w:cs="Times New Roman"/>
          <w:kern w:val="1"/>
          <w:sz w:val="24"/>
          <w:szCs w:val="24"/>
          <w:lang w:eastAsia="zh-CN"/>
        </w:rPr>
        <w:t>μL</w:t>
      </w:r>
      <w:proofErr w:type="spellEnd"/>
      <w:r w:rsidRPr="005C72EE">
        <w:rPr>
          <w:rFonts w:ascii="Times New Roman" w:hAnsi="Times New Roman" w:cs="Times New Roman"/>
          <w:kern w:val="1"/>
          <w:sz w:val="24"/>
          <w:szCs w:val="24"/>
          <w:lang w:eastAsia="zh-CN"/>
        </w:rPr>
        <w:t>的</w:t>
      </w:r>
      <w:r w:rsidRPr="005C72EE">
        <w:rPr>
          <w:rFonts w:ascii="Times New Roman" w:hAnsi="Times New Roman" w:cs="Times New Roman"/>
          <w:kern w:val="1"/>
          <w:sz w:val="24"/>
          <w:szCs w:val="24"/>
          <w:lang w:eastAsia="zh-CN"/>
        </w:rPr>
        <w:t>Sodium Phosphate Buffer</w:t>
      </w:r>
      <w:r w:rsidRPr="005C72EE">
        <w:rPr>
          <w:rFonts w:ascii="Times New Roman" w:hAnsi="Times New Roman" w:cs="Times New Roman"/>
          <w:kern w:val="1"/>
          <w:sz w:val="24"/>
          <w:szCs w:val="24"/>
          <w:lang w:eastAsia="zh-CN"/>
        </w:rPr>
        <w:t>以及</w:t>
      </w:r>
      <w:r w:rsidRPr="005C72EE">
        <w:rPr>
          <w:rFonts w:ascii="Times New Roman" w:hAnsi="Times New Roman" w:cs="Times New Roman"/>
          <w:kern w:val="1"/>
          <w:sz w:val="24"/>
          <w:szCs w:val="24"/>
          <w:lang w:eastAsia="zh-CN"/>
        </w:rPr>
        <w:t xml:space="preserve">122 </w:t>
      </w:r>
      <w:proofErr w:type="spellStart"/>
      <w:r w:rsidRPr="005C72EE">
        <w:rPr>
          <w:rFonts w:ascii="Times New Roman" w:hAnsi="Times New Roman" w:cs="Times New Roman"/>
          <w:kern w:val="1"/>
          <w:sz w:val="24"/>
          <w:szCs w:val="24"/>
          <w:lang w:eastAsia="zh-CN"/>
        </w:rPr>
        <w:t>μL</w:t>
      </w:r>
      <w:proofErr w:type="spellEnd"/>
      <w:r w:rsidRPr="005C72EE">
        <w:rPr>
          <w:rFonts w:ascii="Times New Roman" w:hAnsi="Times New Roman" w:cs="Times New Roman"/>
          <w:kern w:val="1"/>
          <w:sz w:val="24"/>
          <w:szCs w:val="24"/>
          <w:lang w:eastAsia="zh-CN"/>
        </w:rPr>
        <w:t>的</w:t>
      </w:r>
      <w:r w:rsidRPr="005C72EE">
        <w:rPr>
          <w:rFonts w:ascii="Times New Roman" w:hAnsi="Times New Roman" w:cs="Times New Roman"/>
          <w:kern w:val="1"/>
          <w:sz w:val="24"/>
          <w:szCs w:val="24"/>
          <w:lang w:eastAsia="zh-CN"/>
        </w:rPr>
        <w:t>MT Buffer</w:t>
      </w:r>
      <w:r w:rsidRPr="005C72EE">
        <w:rPr>
          <w:rFonts w:ascii="Times New Roman" w:hAnsi="Times New Roman" w:cs="Times New Roman"/>
          <w:kern w:val="1"/>
          <w:sz w:val="24"/>
          <w:szCs w:val="24"/>
          <w:lang w:eastAsia="zh-CN"/>
        </w:rPr>
        <w:t>。置于</w:t>
      </w:r>
      <w:proofErr w:type="gramStart"/>
      <w:r w:rsidR="005C72EE">
        <w:rPr>
          <w:rFonts w:ascii="Times New Roman" w:hAnsi="Times New Roman" w:cs="Times New Roman" w:hint="eastAsia"/>
          <w:kern w:val="1"/>
          <w:sz w:val="24"/>
          <w:szCs w:val="24"/>
          <w:lang w:eastAsia="zh-CN"/>
        </w:rPr>
        <w:t>破碎仪</w:t>
      </w:r>
      <w:r w:rsidRPr="005C72EE">
        <w:rPr>
          <w:rFonts w:ascii="Times New Roman" w:hAnsi="Times New Roman" w:cs="Times New Roman"/>
          <w:kern w:val="1"/>
          <w:sz w:val="24"/>
          <w:szCs w:val="24"/>
          <w:lang w:eastAsia="zh-CN"/>
        </w:rPr>
        <w:t>内</w:t>
      </w:r>
      <w:proofErr w:type="gramEnd"/>
      <w:r w:rsidRPr="005C72EE">
        <w:rPr>
          <w:rFonts w:ascii="Times New Roman" w:hAnsi="Times New Roman" w:cs="Times New Roman"/>
          <w:kern w:val="1"/>
          <w:sz w:val="24"/>
          <w:szCs w:val="24"/>
          <w:lang w:eastAsia="zh-CN"/>
        </w:rPr>
        <w:t>，</w:t>
      </w:r>
      <w:r w:rsidRPr="005C72EE">
        <w:rPr>
          <w:rFonts w:ascii="Times New Roman" w:hAnsi="Times New Roman" w:cs="Times New Roman"/>
          <w:kern w:val="1"/>
          <w:sz w:val="24"/>
          <w:szCs w:val="24"/>
          <w:lang w:eastAsia="zh-CN"/>
        </w:rPr>
        <w:t>7200 rpm</w:t>
      </w:r>
      <w:r w:rsidRPr="005C72EE">
        <w:rPr>
          <w:rFonts w:ascii="Times New Roman" w:hAnsi="Times New Roman" w:cs="Times New Roman"/>
          <w:kern w:val="1"/>
          <w:sz w:val="24"/>
          <w:szCs w:val="24"/>
          <w:lang w:eastAsia="zh-CN"/>
        </w:rPr>
        <w:t>破碎</w:t>
      </w:r>
      <w:r w:rsidRPr="005C72EE">
        <w:rPr>
          <w:rFonts w:ascii="Times New Roman" w:hAnsi="Times New Roman" w:cs="Times New Roman"/>
          <w:kern w:val="1"/>
          <w:sz w:val="24"/>
          <w:szCs w:val="24"/>
          <w:lang w:eastAsia="zh-CN"/>
        </w:rPr>
        <w:t>30 s</w:t>
      </w:r>
      <w:r w:rsidRPr="005C72EE">
        <w:rPr>
          <w:rFonts w:ascii="Times New Roman" w:hAnsi="Times New Roman" w:cs="Times New Roman"/>
          <w:kern w:val="1"/>
          <w:sz w:val="24"/>
          <w:szCs w:val="24"/>
          <w:lang w:eastAsia="zh-CN"/>
        </w:rPr>
        <w:t>，间隔</w:t>
      </w:r>
      <w:r w:rsidRPr="005C72EE">
        <w:rPr>
          <w:rFonts w:ascii="Times New Roman" w:hAnsi="Times New Roman" w:cs="Times New Roman"/>
          <w:kern w:val="1"/>
          <w:sz w:val="24"/>
          <w:szCs w:val="24"/>
          <w:lang w:eastAsia="zh-CN"/>
        </w:rPr>
        <w:t>30 s</w:t>
      </w:r>
      <w:r w:rsidRPr="005C72EE">
        <w:rPr>
          <w:rFonts w:ascii="Times New Roman" w:hAnsi="Times New Roman" w:cs="Times New Roman"/>
          <w:kern w:val="1"/>
          <w:sz w:val="24"/>
          <w:szCs w:val="24"/>
          <w:lang w:eastAsia="zh-CN"/>
        </w:rPr>
        <w:t>，再次破碎</w:t>
      </w:r>
      <w:r w:rsidRPr="005C72EE">
        <w:rPr>
          <w:rFonts w:ascii="Times New Roman" w:hAnsi="Times New Roman" w:cs="Times New Roman"/>
          <w:kern w:val="1"/>
          <w:sz w:val="24"/>
          <w:szCs w:val="24"/>
          <w:lang w:eastAsia="zh-CN"/>
        </w:rPr>
        <w:t>30</w:t>
      </w:r>
      <w:ins w:id="86" w:author="Liu Yong-Xin" w:date="2020-10-13T19:54:00Z">
        <w:r w:rsidR="00426CCE">
          <w:rPr>
            <w:rFonts w:ascii="Times New Roman" w:hAnsi="Times New Roman" w:cs="Times New Roman"/>
            <w:kern w:val="1"/>
            <w:sz w:val="24"/>
            <w:szCs w:val="24"/>
            <w:lang w:eastAsia="zh-CN"/>
          </w:rPr>
          <w:t xml:space="preserve"> </w:t>
        </w:r>
      </w:ins>
      <w:r w:rsidRPr="005C72EE">
        <w:rPr>
          <w:rFonts w:ascii="Times New Roman" w:hAnsi="Times New Roman" w:cs="Times New Roman"/>
          <w:kern w:val="1"/>
          <w:sz w:val="24"/>
          <w:szCs w:val="24"/>
          <w:lang w:eastAsia="zh-CN"/>
        </w:rPr>
        <w:t>s</w:t>
      </w:r>
      <w:r w:rsidRPr="005C72EE">
        <w:rPr>
          <w:rFonts w:ascii="Times New Roman" w:hAnsi="Times New Roman" w:cs="Times New Roman"/>
          <w:kern w:val="1"/>
          <w:sz w:val="24"/>
          <w:szCs w:val="24"/>
          <w:lang w:eastAsia="zh-CN"/>
        </w:rPr>
        <w:t>，重复</w:t>
      </w:r>
      <w:r w:rsidRPr="005C72EE">
        <w:rPr>
          <w:rFonts w:ascii="Times New Roman" w:hAnsi="Times New Roman" w:cs="Times New Roman"/>
          <w:kern w:val="1"/>
          <w:sz w:val="24"/>
          <w:szCs w:val="24"/>
          <w:lang w:eastAsia="zh-CN"/>
        </w:rPr>
        <w:t>2</w:t>
      </w:r>
      <w:r w:rsidRPr="005C72EE">
        <w:rPr>
          <w:rFonts w:ascii="Times New Roman" w:hAnsi="Times New Roman" w:cs="Times New Roman"/>
          <w:kern w:val="1"/>
          <w:sz w:val="24"/>
          <w:szCs w:val="24"/>
          <w:lang w:eastAsia="zh-CN"/>
        </w:rPr>
        <w:t>次，使细胞充分裂解。</w:t>
      </w:r>
    </w:p>
    <w:p w14:paraId="5BB38F1B" w14:textId="575E3AC5" w:rsidR="00237B59" w:rsidRPr="005C72EE" w:rsidRDefault="00237B59" w:rsidP="0070327F">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15. </w:t>
      </w:r>
      <w:r w:rsidRPr="005C72EE">
        <w:rPr>
          <w:rFonts w:ascii="Times New Roman" w:hAnsi="Times New Roman" w:cs="Times New Roman"/>
          <w:kern w:val="1"/>
          <w:sz w:val="24"/>
          <w:szCs w:val="24"/>
          <w:lang w:eastAsia="zh-CN"/>
        </w:rPr>
        <w:t>去除不可</w:t>
      </w:r>
      <w:proofErr w:type="gramStart"/>
      <w:r w:rsidRPr="005C72EE">
        <w:rPr>
          <w:rFonts w:ascii="Times New Roman" w:hAnsi="Times New Roman" w:cs="Times New Roman"/>
          <w:kern w:val="1"/>
          <w:sz w:val="24"/>
          <w:szCs w:val="24"/>
          <w:lang w:eastAsia="zh-CN"/>
        </w:rPr>
        <w:t>溶</w:t>
      </w:r>
      <w:proofErr w:type="gramEnd"/>
      <w:r w:rsidRPr="005C72EE">
        <w:rPr>
          <w:rFonts w:ascii="Times New Roman" w:hAnsi="Times New Roman" w:cs="Times New Roman"/>
          <w:kern w:val="1"/>
          <w:sz w:val="24"/>
          <w:szCs w:val="24"/>
          <w:lang w:eastAsia="zh-CN"/>
        </w:rPr>
        <w:t>杂质。将</w:t>
      </w:r>
      <w:r w:rsidRPr="005C72EE">
        <w:rPr>
          <w:rFonts w:ascii="Times New Roman" w:hAnsi="Times New Roman" w:cs="Times New Roman"/>
          <w:kern w:val="1"/>
          <w:sz w:val="24"/>
          <w:szCs w:val="24"/>
          <w:lang w:eastAsia="zh-CN"/>
        </w:rPr>
        <w:t>Lysing Matrix E</w:t>
      </w:r>
      <w:r w:rsidRPr="005C72EE">
        <w:rPr>
          <w:rFonts w:ascii="Times New Roman" w:hAnsi="Times New Roman" w:cs="Times New Roman"/>
          <w:kern w:val="1"/>
          <w:sz w:val="24"/>
          <w:szCs w:val="24"/>
          <w:lang w:eastAsia="zh-CN"/>
        </w:rPr>
        <w:t>置于离心机中，</w:t>
      </w:r>
      <w:r w:rsidRPr="005C72EE">
        <w:rPr>
          <w:rFonts w:ascii="Times New Roman" w:hAnsi="Times New Roman" w:cs="Times New Roman"/>
          <w:kern w:val="1"/>
          <w:sz w:val="24"/>
          <w:szCs w:val="24"/>
          <w:lang w:eastAsia="zh-CN"/>
        </w:rPr>
        <w:t xml:space="preserve">14000 </w:t>
      </w:r>
      <w:proofErr w:type="spellStart"/>
      <w:r w:rsidRPr="005C72EE">
        <w:rPr>
          <w:rFonts w:ascii="Times New Roman" w:hAnsi="Times New Roman" w:cs="Times New Roman"/>
          <w:kern w:val="1"/>
          <w:sz w:val="24"/>
          <w:szCs w:val="24"/>
          <w:lang w:eastAsia="zh-CN"/>
        </w:rPr>
        <w:t>rcf</w:t>
      </w:r>
      <w:proofErr w:type="spellEnd"/>
      <w:r w:rsidRPr="005C72EE">
        <w:rPr>
          <w:rFonts w:ascii="Times New Roman" w:hAnsi="Times New Roman" w:cs="Times New Roman"/>
          <w:kern w:val="1"/>
          <w:sz w:val="24"/>
          <w:szCs w:val="24"/>
          <w:lang w:eastAsia="zh-CN"/>
        </w:rPr>
        <w:t>离心</w:t>
      </w:r>
      <w:r w:rsidRPr="005C72EE">
        <w:rPr>
          <w:rFonts w:ascii="Times New Roman" w:hAnsi="Times New Roman" w:cs="Times New Roman"/>
          <w:kern w:val="1"/>
          <w:sz w:val="24"/>
          <w:szCs w:val="24"/>
          <w:lang w:eastAsia="zh-CN"/>
        </w:rPr>
        <w:t>15 min</w:t>
      </w:r>
      <w:r w:rsidRPr="005C72EE">
        <w:rPr>
          <w:rFonts w:ascii="Times New Roman" w:hAnsi="Times New Roman" w:cs="Times New Roman"/>
          <w:kern w:val="1"/>
          <w:sz w:val="24"/>
          <w:szCs w:val="24"/>
          <w:lang w:eastAsia="zh-CN"/>
        </w:rPr>
        <w:t>。将</w:t>
      </w:r>
      <w:proofErr w:type="gramStart"/>
      <w:r w:rsidRPr="005C72EE">
        <w:rPr>
          <w:rFonts w:ascii="Times New Roman" w:hAnsi="Times New Roman" w:cs="Times New Roman"/>
          <w:kern w:val="1"/>
          <w:sz w:val="24"/>
          <w:szCs w:val="24"/>
          <w:lang w:eastAsia="zh-CN"/>
        </w:rPr>
        <w:t>上清约</w:t>
      </w:r>
      <w:proofErr w:type="gramEnd"/>
      <w:r w:rsidRPr="005C72EE">
        <w:rPr>
          <w:rFonts w:ascii="Times New Roman" w:hAnsi="Times New Roman" w:cs="Times New Roman"/>
          <w:kern w:val="1"/>
          <w:sz w:val="24"/>
          <w:szCs w:val="24"/>
          <w:lang w:eastAsia="zh-CN"/>
        </w:rPr>
        <w:t xml:space="preserve">900 </w:t>
      </w:r>
      <w:proofErr w:type="spellStart"/>
      <w:r w:rsidRPr="005C72EE">
        <w:rPr>
          <w:rFonts w:ascii="Times New Roman" w:hAnsi="Times New Roman" w:cs="Times New Roman"/>
          <w:kern w:val="1"/>
          <w:sz w:val="24"/>
          <w:szCs w:val="24"/>
          <w:lang w:eastAsia="zh-CN"/>
        </w:rPr>
        <w:t>μL</w:t>
      </w:r>
      <w:proofErr w:type="spellEnd"/>
      <w:r w:rsidRPr="005C72EE">
        <w:rPr>
          <w:rFonts w:ascii="Times New Roman" w:hAnsi="Times New Roman" w:cs="Times New Roman"/>
          <w:kern w:val="1"/>
          <w:sz w:val="24"/>
          <w:szCs w:val="24"/>
          <w:lang w:eastAsia="zh-CN"/>
        </w:rPr>
        <w:t>转移至新</w:t>
      </w:r>
      <w:r w:rsidR="00F32FF1" w:rsidRPr="005C72EE">
        <w:rPr>
          <w:rFonts w:ascii="Times New Roman" w:hAnsi="Times New Roman" w:cs="Times New Roman"/>
          <w:kern w:val="1"/>
          <w:sz w:val="24"/>
          <w:szCs w:val="24"/>
          <w:lang w:eastAsia="zh-CN"/>
        </w:rPr>
        <w:t>2 mL</w:t>
      </w:r>
      <w:r w:rsidRPr="005C72EE">
        <w:rPr>
          <w:rFonts w:ascii="Times New Roman" w:hAnsi="Times New Roman" w:cs="Times New Roman"/>
          <w:kern w:val="1"/>
          <w:sz w:val="24"/>
          <w:szCs w:val="24"/>
          <w:lang w:eastAsia="zh-CN"/>
        </w:rPr>
        <w:t>离心管。</w:t>
      </w:r>
    </w:p>
    <w:p w14:paraId="42817ECC" w14:textId="2702C40A" w:rsidR="00237B59" w:rsidRPr="005C72EE" w:rsidRDefault="00237B59" w:rsidP="00237B59">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16. </w:t>
      </w:r>
      <w:r w:rsidR="00F32FF1" w:rsidRPr="005C72EE">
        <w:rPr>
          <w:rFonts w:ascii="Times New Roman" w:hAnsi="Times New Roman" w:cs="Times New Roman"/>
          <w:kern w:val="1"/>
          <w:sz w:val="24"/>
          <w:szCs w:val="24"/>
          <w:lang w:eastAsia="zh-CN"/>
        </w:rPr>
        <w:t>沉淀样本中蛋白。</w:t>
      </w:r>
      <w:r w:rsidRPr="005C72EE">
        <w:rPr>
          <w:rFonts w:ascii="Times New Roman" w:hAnsi="Times New Roman" w:cs="Times New Roman"/>
          <w:kern w:val="1"/>
          <w:sz w:val="24"/>
          <w:szCs w:val="24"/>
          <w:lang w:eastAsia="zh-CN"/>
        </w:rPr>
        <w:t>向样本中添加</w:t>
      </w:r>
      <w:r w:rsidRPr="005C72EE">
        <w:rPr>
          <w:rFonts w:ascii="Times New Roman" w:hAnsi="Times New Roman" w:cs="Times New Roman"/>
          <w:kern w:val="1"/>
          <w:sz w:val="24"/>
          <w:szCs w:val="24"/>
          <w:lang w:eastAsia="zh-CN"/>
        </w:rPr>
        <w:t xml:space="preserve">250 </w:t>
      </w:r>
      <w:proofErr w:type="spellStart"/>
      <w:r w:rsidRPr="005C72EE">
        <w:rPr>
          <w:rFonts w:ascii="Times New Roman" w:hAnsi="Times New Roman" w:cs="Times New Roman"/>
          <w:kern w:val="1"/>
          <w:sz w:val="24"/>
          <w:szCs w:val="24"/>
          <w:lang w:eastAsia="zh-CN"/>
        </w:rPr>
        <w:t>μL</w:t>
      </w:r>
      <w:proofErr w:type="spellEnd"/>
      <w:r w:rsidRPr="005C72EE">
        <w:rPr>
          <w:rFonts w:ascii="Times New Roman" w:hAnsi="Times New Roman" w:cs="Times New Roman"/>
          <w:kern w:val="1"/>
          <w:sz w:val="24"/>
          <w:szCs w:val="24"/>
          <w:lang w:eastAsia="zh-CN"/>
        </w:rPr>
        <w:t xml:space="preserve"> PPS</w:t>
      </w:r>
      <w:r w:rsidR="00F32FF1" w:rsidRPr="005C72EE">
        <w:rPr>
          <w:rFonts w:ascii="Times New Roman" w:hAnsi="Times New Roman" w:cs="Times New Roman"/>
          <w:kern w:val="1"/>
          <w:sz w:val="24"/>
          <w:szCs w:val="24"/>
          <w:lang w:eastAsia="zh-CN"/>
        </w:rPr>
        <w:t>，轻柔的上下翻动</w:t>
      </w:r>
      <w:r w:rsidR="00F32FF1" w:rsidRPr="005C72EE">
        <w:rPr>
          <w:rFonts w:ascii="Times New Roman" w:hAnsi="Times New Roman" w:cs="Times New Roman"/>
          <w:kern w:val="1"/>
          <w:sz w:val="24"/>
          <w:szCs w:val="24"/>
          <w:lang w:eastAsia="zh-CN"/>
        </w:rPr>
        <w:t>20</w:t>
      </w:r>
      <w:r w:rsidR="00F32FF1" w:rsidRPr="005C72EE">
        <w:rPr>
          <w:rFonts w:ascii="Times New Roman" w:hAnsi="Times New Roman" w:cs="Times New Roman"/>
          <w:kern w:val="1"/>
          <w:sz w:val="24"/>
          <w:szCs w:val="24"/>
          <w:lang w:eastAsia="zh-CN"/>
        </w:rPr>
        <w:t>次，室温孵化</w:t>
      </w:r>
      <w:r w:rsidR="00F32FF1" w:rsidRPr="005C72EE">
        <w:rPr>
          <w:rFonts w:ascii="Times New Roman" w:hAnsi="Times New Roman" w:cs="Times New Roman"/>
          <w:kern w:val="1"/>
          <w:sz w:val="24"/>
          <w:szCs w:val="24"/>
          <w:lang w:eastAsia="zh-CN"/>
        </w:rPr>
        <w:t>10 min</w:t>
      </w:r>
      <w:r w:rsidR="00F32FF1" w:rsidRPr="005C72EE">
        <w:rPr>
          <w:rFonts w:ascii="Times New Roman" w:hAnsi="Times New Roman" w:cs="Times New Roman"/>
          <w:kern w:val="1"/>
          <w:sz w:val="24"/>
          <w:szCs w:val="24"/>
          <w:lang w:eastAsia="zh-CN"/>
        </w:rPr>
        <w:t>，</w:t>
      </w:r>
      <w:r w:rsidR="00F32FF1" w:rsidRPr="005C72EE">
        <w:rPr>
          <w:rFonts w:ascii="Times New Roman" w:hAnsi="Times New Roman" w:cs="Times New Roman"/>
          <w:kern w:val="1"/>
          <w:sz w:val="24"/>
          <w:szCs w:val="24"/>
          <w:lang w:eastAsia="zh-CN"/>
        </w:rPr>
        <w:t xml:space="preserve">14000 </w:t>
      </w:r>
      <w:proofErr w:type="spellStart"/>
      <w:r w:rsidR="00F32FF1" w:rsidRPr="005C72EE">
        <w:rPr>
          <w:rFonts w:ascii="Times New Roman" w:hAnsi="Times New Roman" w:cs="Times New Roman"/>
          <w:kern w:val="1"/>
          <w:sz w:val="24"/>
          <w:szCs w:val="24"/>
          <w:lang w:eastAsia="zh-CN"/>
        </w:rPr>
        <w:t>rcf</w:t>
      </w:r>
      <w:proofErr w:type="spellEnd"/>
      <w:r w:rsidR="00F32FF1" w:rsidRPr="005C72EE">
        <w:rPr>
          <w:rFonts w:ascii="Times New Roman" w:hAnsi="Times New Roman" w:cs="Times New Roman"/>
          <w:kern w:val="1"/>
          <w:sz w:val="24"/>
          <w:szCs w:val="24"/>
          <w:lang w:eastAsia="zh-CN"/>
        </w:rPr>
        <w:t>离心</w:t>
      </w:r>
      <w:r w:rsidR="00F32FF1" w:rsidRPr="005C72EE">
        <w:rPr>
          <w:rFonts w:ascii="Times New Roman" w:hAnsi="Times New Roman" w:cs="Times New Roman"/>
          <w:kern w:val="1"/>
          <w:sz w:val="24"/>
          <w:szCs w:val="24"/>
          <w:lang w:eastAsia="zh-CN"/>
        </w:rPr>
        <w:t>5 min</w:t>
      </w:r>
      <w:r w:rsidR="00F32FF1" w:rsidRPr="005C72EE">
        <w:rPr>
          <w:rFonts w:ascii="Times New Roman" w:hAnsi="Times New Roman" w:cs="Times New Roman"/>
          <w:kern w:val="1"/>
          <w:sz w:val="24"/>
          <w:szCs w:val="24"/>
          <w:lang w:eastAsia="zh-CN"/>
        </w:rPr>
        <w:t>。将上</w:t>
      </w:r>
      <w:proofErr w:type="gramStart"/>
      <w:r w:rsidR="00F32FF1" w:rsidRPr="005C72EE">
        <w:rPr>
          <w:rFonts w:ascii="Times New Roman" w:hAnsi="Times New Roman" w:cs="Times New Roman"/>
          <w:kern w:val="1"/>
          <w:sz w:val="24"/>
          <w:szCs w:val="24"/>
          <w:lang w:eastAsia="zh-CN"/>
        </w:rPr>
        <w:t>清转移</w:t>
      </w:r>
      <w:proofErr w:type="gramEnd"/>
      <w:r w:rsidR="00F32FF1" w:rsidRPr="005C72EE">
        <w:rPr>
          <w:rFonts w:ascii="Times New Roman" w:hAnsi="Times New Roman" w:cs="Times New Roman"/>
          <w:kern w:val="1"/>
          <w:sz w:val="24"/>
          <w:szCs w:val="24"/>
          <w:lang w:eastAsia="zh-CN"/>
        </w:rPr>
        <w:t>至新</w:t>
      </w:r>
      <w:r w:rsidR="00F32FF1" w:rsidRPr="005C72EE">
        <w:rPr>
          <w:rFonts w:ascii="Times New Roman" w:hAnsi="Times New Roman" w:cs="Times New Roman"/>
          <w:kern w:val="1"/>
          <w:sz w:val="24"/>
          <w:szCs w:val="24"/>
          <w:lang w:eastAsia="zh-CN"/>
        </w:rPr>
        <w:t>2 mL</w:t>
      </w:r>
      <w:r w:rsidR="00F32FF1" w:rsidRPr="005C72EE">
        <w:rPr>
          <w:rFonts w:ascii="Times New Roman" w:hAnsi="Times New Roman" w:cs="Times New Roman"/>
          <w:kern w:val="1"/>
          <w:sz w:val="24"/>
          <w:szCs w:val="24"/>
          <w:lang w:eastAsia="zh-CN"/>
        </w:rPr>
        <w:t>离心管内。</w:t>
      </w:r>
    </w:p>
    <w:p w14:paraId="0891EF95" w14:textId="2631E4BC" w:rsidR="00F32FF1" w:rsidRPr="005C72EE" w:rsidRDefault="00F32FF1" w:rsidP="00F32FF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lastRenderedPageBreak/>
        <w:t xml:space="preserve">17. </w:t>
      </w:r>
      <w:r w:rsidRPr="002A65CB">
        <w:rPr>
          <w:rFonts w:ascii="Times New Roman" w:hAnsi="Times New Roman" w:cs="Times New Roman"/>
          <w:kern w:val="1"/>
          <w:sz w:val="24"/>
          <w:szCs w:val="24"/>
          <w:lang w:eastAsia="zh-CN"/>
        </w:rPr>
        <w:t>使用</w:t>
      </w:r>
      <w:r w:rsidRPr="002A65CB">
        <w:rPr>
          <w:rFonts w:ascii="Times New Roman" w:hAnsi="Times New Roman" w:cs="Times New Roman"/>
          <w:kern w:val="1"/>
          <w:sz w:val="24"/>
          <w:szCs w:val="24"/>
          <w:lang w:eastAsia="zh-CN"/>
        </w:rPr>
        <w:t>Binding Matrix</w:t>
      </w:r>
      <w:r w:rsidRPr="002A65CB">
        <w:rPr>
          <w:rFonts w:ascii="Times New Roman" w:hAnsi="Times New Roman" w:cs="Times New Roman"/>
          <w:kern w:val="1"/>
          <w:sz w:val="24"/>
          <w:szCs w:val="24"/>
          <w:lang w:eastAsia="zh-CN"/>
        </w:rPr>
        <w:t>吸附样品中</w:t>
      </w:r>
      <w:r w:rsidRPr="002A65CB">
        <w:rPr>
          <w:rFonts w:ascii="Times New Roman" w:hAnsi="Times New Roman" w:cs="Times New Roman"/>
          <w:kern w:val="1"/>
          <w:sz w:val="24"/>
          <w:szCs w:val="24"/>
          <w:lang w:eastAsia="zh-CN"/>
        </w:rPr>
        <w:t>DNA</w:t>
      </w:r>
      <w:r w:rsidRPr="002A65CB">
        <w:rPr>
          <w:rFonts w:ascii="Times New Roman" w:hAnsi="Times New Roman" w:cs="Times New Roman"/>
          <w:kern w:val="1"/>
          <w:sz w:val="24"/>
          <w:szCs w:val="24"/>
          <w:lang w:eastAsia="zh-CN"/>
        </w:rPr>
        <w:t>。向</w:t>
      </w:r>
      <w:r w:rsidRPr="002A65CB">
        <w:rPr>
          <w:rFonts w:ascii="Times New Roman" w:hAnsi="Times New Roman" w:cs="Times New Roman"/>
          <w:kern w:val="1"/>
          <w:sz w:val="24"/>
          <w:szCs w:val="24"/>
          <w:lang w:eastAsia="zh-CN"/>
        </w:rPr>
        <w:t>2 mL</w:t>
      </w:r>
      <w:r w:rsidRPr="002A65CB">
        <w:rPr>
          <w:rFonts w:ascii="Times New Roman" w:hAnsi="Times New Roman" w:cs="Times New Roman"/>
          <w:kern w:val="1"/>
          <w:sz w:val="24"/>
          <w:szCs w:val="24"/>
          <w:lang w:eastAsia="zh-CN"/>
        </w:rPr>
        <w:t>管内加入</w:t>
      </w:r>
      <w:r w:rsidRPr="002A65CB">
        <w:rPr>
          <w:rFonts w:ascii="Times New Roman" w:hAnsi="Times New Roman" w:cs="Times New Roman"/>
          <w:kern w:val="1"/>
          <w:sz w:val="24"/>
          <w:szCs w:val="24"/>
          <w:lang w:eastAsia="zh-CN"/>
        </w:rPr>
        <w:t xml:space="preserve">900 </w:t>
      </w:r>
      <w:proofErr w:type="spellStart"/>
      <w:r w:rsidRPr="002A65CB">
        <w:rPr>
          <w:rFonts w:ascii="Times New Roman" w:hAnsi="Times New Roman" w:cs="Times New Roman"/>
          <w:kern w:val="1"/>
          <w:sz w:val="24"/>
          <w:szCs w:val="24"/>
          <w:lang w:eastAsia="zh-CN"/>
        </w:rPr>
        <w:t>μL</w:t>
      </w:r>
      <w:proofErr w:type="spellEnd"/>
      <w:r w:rsidRPr="002A65CB">
        <w:rPr>
          <w:rFonts w:ascii="Times New Roman" w:hAnsi="Times New Roman" w:cs="Times New Roman"/>
          <w:kern w:val="1"/>
          <w:sz w:val="24"/>
          <w:szCs w:val="24"/>
          <w:lang w:eastAsia="zh-CN"/>
        </w:rPr>
        <w:t>的</w:t>
      </w:r>
      <w:r w:rsidRPr="002A65CB">
        <w:rPr>
          <w:rFonts w:ascii="Times New Roman" w:hAnsi="Times New Roman" w:cs="Times New Roman"/>
          <w:kern w:val="1"/>
          <w:sz w:val="24"/>
          <w:szCs w:val="24"/>
          <w:lang w:eastAsia="zh-CN"/>
        </w:rPr>
        <w:t>Binding Matrix</w:t>
      </w:r>
      <w:r w:rsidRPr="002A65CB">
        <w:rPr>
          <w:rFonts w:ascii="Times New Roman" w:hAnsi="Times New Roman" w:cs="Times New Roman"/>
          <w:kern w:val="1"/>
          <w:sz w:val="24"/>
          <w:szCs w:val="24"/>
          <w:lang w:eastAsia="zh-CN"/>
        </w:rPr>
        <w:t>。于旋转混合器上</w:t>
      </w:r>
      <w:r w:rsidRPr="005C72EE">
        <w:rPr>
          <w:rFonts w:ascii="Times New Roman" w:hAnsi="Times New Roman" w:cs="Times New Roman"/>
          <w:kern w:val="1"/>
          <w:sz w:val="24"/>
          <w:szCs w:val="24"/>
          <w:lang w:eastAsia="zh-CN"/>
        </w:rPr>
        <w:t>慢速混合</w:t>
      </w:r>
      <w:r w:rsidRPr="005C72EE">
        <w:rPr>
          <w:rFonts w:ascii="Times New Roman" w:hAnsi="Times New Roman" w:cs="Times New Roman"/>
          <w:kern w:val="1"/>
          <w:sz w:val="24"/>
          <w:szCs w:val="24"/>
          <w:lang w:eastAsia="zh-CN"/>
        </w:rPr>
        <w:t>3</w:t>
      </w:r>
      <w:r w:rsidRPr="005C72EE">
        <w:rPr>
          <w:rFonts w:ascii="Times New Roman" w:hAnsi="Times New Roman" w:cs="Times New Roman"/>
          <w:kern w:val="1"/>
          <w:sz w:val="24"/>
          <w:szCs w:val="24"/>
          <w:lang w:eastAsia="zh-CN"/>
        </w:rPr>
        <w:t>至</w:t>
      </w:r>
      <w:r w:rsidRPr="005C72EE">
        <w:rPr>
          <w:rFonts w:ascii="Times New Roman" w:hAnsi="Times New Roman" w:cs="Times New Roman"/>
          <w:kern w:val="1"/>
          <w:sz w:val="24"/>
          <w:szCs w:val="24"/>
          <w:lang w:eastAsia="zh-CN"/>
        </w:rPr>
        <w:t>4 min</w:t>
      </w:r>
      <w:r w:rsidRPr="005C72EE">
        <w:rPr>
          <w:rFonts w:ascii="Times New Roman" w:hAnsi="Times New Roman" w:cs="Times New Roman"/>
          <w:kern w:val="1"/>
          <w:sz w:val="24"/>
          <w:szCs w:val="24"/>
          <w:lang w:eastAsia="zh-CN"/>
        </w:rPr>
        <w:t>。静置</w:t>
      </w:r>
      <w:r w:rsidRPr="005C72EE">
        <w:rPr>
          <w:rFonts w:ascii="Times New Roman" w:hAnsi="Times New Roman" w:cs="Times New Roman"/>
          <w:kern w:val="1"/>
          <w:sz w:val="24"/>
          <w:szCs w:val="24"/>
          <w:lang w:eastAsia="zh-CN"/>
        </w:rPr>
        <w:t>8 min</w:t>
      </w:r>
      <w:r w:rsidRPr="005C72EE">
        <w:rPr>
          <w:rFonts w:ascii="Times New Roman" w:hAnsi="Times New Roman" w:cs="Times New Roman"/>
          <w:kern w:val="1"/>
          <w:sz w:val="24"/>
          <w:szCs w:val="24"/>
          <w:lang w:eastAsia="zh-CN"/>
        </w:rPr>
        <w:t>。去除上清液</w:t>
      </w:r>
      <w:r w:rsidRPr="005C72EE">
        <w:rPr>
          <w:rFonts w:ascii="Times New Roman" w:hAnsi="Times New Roman" w:cs="Times New Roman"/>
          <w:kern w:val="1"/>
          <w:sz w:val="24"/>
          <w:szCs w:val="24"/>
          <w:lang w:eastAsia="zh-CN"/>
        </w:rPr>
        <w:t xml:space="preserve">1100 </w:t>
      </w:r>
      <w:proofErr w:type="spellStart"/>
      <w:r w:rsidRPr="005C72EE">
        <w:rPr>
          <w:rFonts w:ascii="Times New Roman" w:hAnsi="Times New Roman" w:cs="Times New Roman"/>
          <w:kern w:val="1"/>
          <w:sz w:val="24"/>
          <w:szCs w:val="24"/>
          <w:lang w:eastAsia="zh-CN"/>
        </w:rPr>
        <w:t>μL</w:t>
      </w:r>
      <w:proofErr w:type="spellEnd"/>
      <w:r w:rsidRPr="005C72EE">
        <w:rPr>
          <w:rFonts w:ascii="Times New Roman" w:hAnsi="Times New Roman" w:cs="Times New Roman"/>
          <w:kern w:val="1"/>
          <w:sz w:val="24"/>
          <w:szCs w:val="24"/>
          <w:lang w:eastAsia="zh-CN"/>
        </w:rPr>
        <w:t>。剩余样品混合均匀后转移至</w:t>
      </w:r>
      <w:r w:rsidRPr="005C72EE">
        <w:rPr>
          <w:rFonts w:ascii="Times New Roman" w:hAnsi="Times New Roman" w:cs="Times New Roman"/>
          <w:kern w:val="1"/>
          <w:sz w:val="24"/>
          <w:szCs w:val="24"/>
          <w:lang w:eastAsia="zh-CN"/>
        </w:rPr>
        <w:t>SPIN Modules</w:t>
      </w:r>
      <w:r w:rsidRPr="005C72EE">
        <w:rPr>
          <w:rFonts w:ascii="Times New Roman" w:hAnsi="Times New Roman" w:cs="Times New Roman"/>
          <w:kern w:val="1"/>
          <w:sz w:val="24"/>
          <w:szCs w:val="24"/>
          <w:lang w:eastAsia="zh-CN"/>
        </w:rPr>
        <w:t>内。</w:t>
      </w:r>
      <w:r w:rsidRPr="005C72EE">
        <w:rPr>
          <w:rFonts w:ascii="Times New Roman" w:hAnsi="Times New Roman" w:cs="Times New Roman"/>
          <w:kern w:val="1"/>
          <w:sz w:val="24"/>
          <w:szCs w:val="24"/>
          <w:lang w:eastAsia="zh-CN"/>
        </w:rPr>
        <w:t xml:space="preserve">14000 </w:t>
      </w:r>
      <w:proofErr w:type="spellStart"/>
      <w:r w:rsidRPr="005C72EE">
        <w:rPr>
          <w:rFonts w:ascii="Times New Roman" w:hAnsi="Times New Roman" w:cs="Times New Roman"/>
          <w:kern w:val="1"/>
          <w:sz w:val="24"/>
          <w:szCs w:val="24"/>
          <w:lang w:eastAsia="zh-CN"/>
        </w:rPr>
        <w:t>rcf</w:t>
      </w:r>
      <w:proofErr w:type="spellEnd"/>
      <w:r w:rsidRPr="005C72EE">
        <w:rPr>
          <w:rFonts w:ascii="Times New Roman" w:hAnsi="Times New Roman" w:cs="Times New Roman"/>
          <w:kern w:val="1"/>
          <w:sz w:val="24"/>
          <w:szCs w:val="24"/>
          <w:lang w:eastAsia="zh-CN"/>
        </w:rPr>
        <w:t>离心</w:t>
      </w:r>
      <w:r w:rsidRPr="005C72EE">
        <w:rPr>
          <w:rFonts w:ascii="Times New Roman" w:hAnsi="Times New Roman" w:cs="Times New Roman"/>
          <w:kern w:val="1"/>
          <w:sz w:val="24"/>
          <w:szCs w:val="24"/>
          <w:lang w:eastAsia="zh-CN"/>
        </w:rPr>
        <w:t>1 min</w:t>
      </w:r>
      <w:r w:rsidR="009F4C8A" w:rsidRPr="005C72EE">
        <w:rPr>
          <w:rFonts w:ascii="Times New Roman" w:hAnsi="Times New Roman" w:cs="Times New Roman"/>
          <w:kern w:val="1"/>
          <w:sz w:val="24"/>
          <w:szCs w:val="24"/>
          <w:lang w:eastAsia="zh-CN"/>
        </w:rPr>
        <w:t>，去除滤液</w:t>
      </w:r>
      <w:r w:rsidRPr="005C72EE">
        <w:rPr>
          <w:rFonts w:ascii="Times New Roman" w:hAnsi="Times New Roman" w:cs="Times New Roman"/>
          <w:kern w:val="1"/>
          <w:sz w:val="24"/>
          <w:szCs w:val="24"/>
          <w:lang w:eastAsia="zh-CN"/>
        </w:rPr>
        <w:t>。</w:t>
      </w:r>
    </w:p>
    <w:p w14:paraId="307BAFF8" w14:textId="2C3BA3EA" w:rsidR="009F4C8A" w:rsidRPr="005C72EE" w:rsidRDefault="00F32FF1" w:rsidP="00F32FF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18. </w:t>
      </w:r>
      <w:r w:rsidR="009F4C8A" w:rsidRPr="005C72EE">
        <w:rPr>
          <w:rFonts w:ascii="Times New Roman" w:hAnsi="Times New Roman" w:cs="Times New Roman"/>
          <w:kern w:val="1"/>
          <w:sz w:val="24"/>
          <w:szCs w:val="24"/>
          <w:lang w:eastAsia="zh-CN"/>
        </w:rPr>
        <w:t>再次溶解并去除样品中蛋白质。向</w:t>
      </w:r>
      <w:r w:rsidR="009F4C8A" w:rsidRPr="005C72EE">
        <w:rPr>
          <w:rFonts w:ascii="Times New Roman" w:hAnsi="Times New Roman" w:cs="Times New Roman"/>
          <w:kern w:val="1"/>
          <w:sz w:val="24"/>
          <w:szCs w:val="24"/>
          <w:lang w:eastAsia="zh-CN"/>
        </w:rPr>
        <w:t>SPIN Modules</w:t>
      </w:r>
      <w:r w:rsidR="009F4C8A" w:rsidRPr="005C72EE">
        <w:rPr>
          <w:rFonts w:ascii="Times New Roman" w:hAnsi="Times New Roman" w:cs="Times New Roman"/>
          <w:kern w:val="1"/>
          <w:sz w:val="24"/>
          <w:szCs w:val="24"/>
          <w:lang w:eastAsia="zh-CN"/>
        </w:rPr>
        <w:t>内添加</w:t>
      </w:r>
      <w:r w:rsidR="009F4C8A" w:rsidRPr="005C72EE">
        <w:rPr>
          <w:rFonts w:ascii="Times New Roman" w:hAnsi="Times New Roman" w:cs="Times New Roman"/>
          <w:kern w:val="1"/>
          <w:sz w:val="24"/>
          <w:szCs w:val="24"/>
          <w:lang w:eastAsia="zh-CN"/>
        </w:rPr>
        <w:t xml:space="preserve">500 </w:t>
      </w:r>
      <w:proofErr w:type="spellStart"/>
      <w:r w:rsidR="009F4C8A" w:rsidRPr="005C72EE">
        <w:rPr>
          <w:rFonts w:ascii="Times New Roman" w:hAnsi="Times New Roman" w:cs="Times New Roman"/>
          <w:kern w:val="1"/>
          <w:sz w:val="24"/>
          <w:szCs w:val="24"/>
          <w:lang w:eastAsia="zh-CN"/>
        </w:rPr>
        <w:t>μL</w:t>
      </w:r>
      <w:proofErr w:type="spellEnd"/>
      <w:r w:rsidR="009F4C8A" w:rsidRPr="005C72EE">
        <w:rPr>
          <w:rFonts w:ascii="Times New Roman" w:hAnsi="Times New Roman" w:cs="Times New Roman"/>
          <w:kern w:val="1"/>
          <w:sz w:val="24"/>
          <w:szCs w:val="24"/>
          <w:lang w:eastAsia="zh-CN"/>
        </w:rPr>
        <w:t xml:space="preserve"> Concentrated SEWS-M</w:t>
      </w:r>
      <w:del w:id="87" w:author="Liu Yong-Xin" w:date="2020-10-13T19:46:00Z">
        <w:r w:rsidR="002A65CB" w:rsidDel="00121F82">
          <w:rPr>
            <w:rFonts w:ascii="Times New Roman" w:hAnsi="Times New Roman" w:cs="Times New Roman"/>
            <w:kern w:val="1"/>
            <w:sz w:val="24"/>
            <w:szCs w:val="24"/>
            <w:lang w:eastAsia="zh-CN"/>
          </w:rPr>
          <w:delText>（</w:delText>
        </w:r>
      </w:del>
      <w:ins w:id="88" w:author="Liu Yong-Xin" w:date="2020-10-13T19:46:00Z">
        <w:r w:rsidR="00121F82">
          <w:rPr>
            <w:rFonts w:ascii="Times New Roman" w:hAnsi="Times New Roman" w:cs="Times New Roman"/>
            <w:kern w:val="1"/>
            <w:sz w:val="24"/>
            <w:szCs w:val="24"/>
            <w:lang w:eastAsia="zh-CN"/>
          </w:rPr>
          <w:t>(</w:t>
        </w:r>
      </w:ins>
      <w:r w:rsidR="002A65CB">
        <w:rPr>
          <w:rFonts w:ascii="Times New Roman" w:hAnsi="Times New Roman" w:cs="Times New Roman"/>
          <w:kern w:val="1"/>
          <w:sz w:val="24"/>
          <w:szCs w:val="24"/>
          <w:lang w:eastAsia="zh-CN"/>
        </w:rPr>
        <w:t>需按试剂</w:t>
      </w:r>
      <w:proofErr w:type="gramStart"/>
      <w:r w:rsidR="002A65CB">
        <w:rPr>
          <w:rFonts w:ascii="Times New Roman" w:hAnsi="Times New Roman" w:cs="Times New Roman"/>
          <w:kern w:val="1"/>
          <w:sz w:val="24"/>
          <w:szCs w:val="24"/>
          <w:lang w:eastAsia="zh-CN"/>
        </w:rPr>
        <w:t>盒要求</w:t>
      </w:r>
      <w:proofErr w:type="gramEnd"/>
      <w:r w:rsidR="002A65CB">
        <w:rPr>
          <w:rFonts w:ascii="Times New Roman" w:hAnsi="Times New Roman" w:cs="Times New Roman"/>
          <w:kern w:val="1"/>
          <w:sz w:val="24"/>
          <w:szCs w:val="24"/>
          <w:lang w:eastAsia="zh-CN"/>
        </w:rPr>
        <w:t>添加</w:t>
      </w:r>
      <w:r w:rsidR="009F4C8A" w:rsidRPr="005C72EE">
        <w:rPr>
          <w:rFonts w:ascii="Times New Roman" w:hAnsi="Times New Roman" w:cs="Times New Roman"/>
          <w:kern w:val="1"/>
          <w:sz w:val="24"/>
          <w:szCs w:val="24"/>
          <w:lang w:eastAsia="zh-CN"/>
        </w:rPr>
        <w:t>乙醇后使用</w:t>
      </w:r>
      <w:del w:id="89" w:author="Liu Yong-Xin" w:date="2020-10-13T19:46:00Z">
        <w:r w:rsidR="009F4C8A" w:rsidRPr="005C72EE" w:rsidDel="00121F82">
          <w:rPr>
            <w:rFonts w:ascii="Times New Roman" w:hAnsi="Times New Roman" w:cs="Times New Roman"/>
            <w:kern w:val="1"/>
            <w:sz w:val="24"/>
            <w:szCs w:val="24"/>
            <w:lang w:eastAsia="zh-CN"/>
          </w:rPr>
          <w:delText>）</w:delText>
        </w:r>
      </w:del>
      <w:ins w:id="90" w:author="Liu Yong-Xin" w:date="2020-10-13T19:46:00Z">
        <w:r w:rsidR="00121F82">
          <w:rPr>
            <w:rFonts w:ascii="Times New Roman" w:hAnsi="Times New Roman" w:cs="Times New Roman"/>
            <w:kern w:val="1"/>
            <w:sz w:val="24"/>
            <w:szCs w:val="24"/>
            <w:lang w:eastAsia="zh-CN"/>
          </w:rPr>
          <w:t>)</w:t>
        </w:r>
      </w:ins>
      <w:r w:rsidR="009F4C8A" w:rsidRPr="005C72EE">
        <w:rPr>
          <w:rFonts w:ascii="Times New Roman" w:hAnsi="Times New Roman" w:cs="Times New Roman"/>
          <w:kern w:val="1"/>
          <w:sz w:val="24"/>
          <w:szCs w:val="24"/>
          <w:lang w:eastAsia="zh-CN"/>
        </w:rPr>
        <w:t>。使用</w:t>
      </w:r>
      <w:proofErr w:type="gramStart"/>
      <w:r w:rsidR="009F4C8A" w:rsidRPr="005C72EE">
        <w:rPr>
          <w:rFonts w:ascii="Times New Roman" w:hAnsi="Times New Roman" w:cs="Times New Roman"/>
          <w:kern w:val="1"/>
          <w:sz w:val="24"/>
          <w:szCs w:val="24"/>
          <w:lang w:eastAsia="zh-CN"/>
        </w:rPr>
        <w:t>移液器吹</w:t>
      </w:r>
      <w:proofErr w:type="gramEnd"/>
      <w:r w:rsidR="009F4C8A" w:rsidRPr="005C72EE">
        <w:rPr>
          <w:rFonts w:ascii="Times New Roman" w:hAnsi="Times New Roman" w:cs="Times New Roman"/>
          <w:kern w:val="1"/>
          <w:sz w:val="24"/>
          <w:szCs w:val="24"/>
          <w:lang w:eastAsia="zh-CN"/>
        </w:rPr>
        <w:t>吸混匀过滤柱内液体。</w:t>
      </w:r>
      <w:r w:rsidR="009F4C8A" w:rsidRPr="005C72EE">
        <w:rPr>
          <w:rFonts w:ascii="Times New Roman" w:hAnsi="Times New Roman" w:cs="Times New Roman"/>
          <w:kern w:val="1"/>
          <w:sz w:val="24"/>
          <w:szCs w:val="24"/>
          <w:lang w:eastAsia="zh-CN"/>
        </w:rPr>
        <w:t xml:space="preserve">14000 </w:t>
      </w:r>
      <w:proofErr w:type="spellStart"/>
      <w:r w:rsidR="009F4C8A" w:rsidRPr="005C72EE">
        <w:rPr>
          <w:rFonts w:ascii="Times New Roman" w:hAnsi="Times New Roman" w:cs="Times New Roman"/>
          <w:kern w:val="1"/>
          <w:sz w:val="24"/>
          <w:szCs w:val="24"/>
          <w:lang w:eastAsia="zh-CN"/>
        </w:rPr>
        <w:t>rcf</w:t>
      </w:r>
      <w:proofErr w:type="spellEnd"/>
      <w:r w:rsidR="009F4C8A" w:rsidRPr="005C72EE">
        <w:rPr>
          <w:rFonts w:ascii="Times New Roman" w:hAnsi="Times New Roman" w:cs="Times New Roman"/>
          <w:kern w:val="1"/>
          <w:sz w:val="24"/>
          <w:szCs w:val="24"/>
          <w:lang w:eastAsia="zh-CN"/>
        </w:rPr>
        <w:t>离心</w:t>
      </w:r>
      <w:r w:rsidR="009F4C8A" w:rsidRPr="005C72EE">
        <w:rPr>
          <w:rFonts w:ascii="Times New Roman" w:hAnsi="Times New Roman" w:cs="Times New Roman"/>
          <w:kern w:val="1"/>
          <w:sz w:val="24"/>
          <w:szCs w:val="24"/>
          <w:lang w:eastAsia="zh-CN"/>
        </w:rPr>
        <w:t>1 min</w:t>
      </w:r>
      <w:r w:rsidR="009F4C8A" w:rsidRPr="005C72EE">
        <w:rPr>
          <w:rFonts w:ascii="Times New Roman" w:hAnsi="Times New Roman" w:cs="Times New Roman"/>
          <w:kern w:val="1"/>
          <w:sz w:val="24"/>
          <w:szCs w:val="24"/>
          <w:lang w:eastAsia="zh-CN"/>
        </w:rPr>
        <w:t>，去除滤液。为保证滤液去除彻底，再次空管</w:t>
      </w:r>
      <w:r w:rsidR="009F4C8A" w:rsidRPr="005C72EE">
        <w:rPr>
          <w:rFonts w:ascii="Times New Roman" w:hAnsi="Times New Roman" w:cs="Times New Roman"/>
          <w:kern w:val="1"/>
          <w:sz w:val="24"/>
          <w:szCs w:val="24"/>
          <w:lang w:eastAsia="zh-CN"/>
        </w:rPr>
        <w:t xml:space="preserve">14000 </w:t>
      </w:r>
      <w:proofErr w:type="spellStart"/>
      <w:r w:rsidR="009F4C8A" w:rsidRPr="005C72EE">
        <w:rPr>
          <w:rFonts w:ascii="Times New Roman" w:hAnsi="Times New Roman" w:cs="Times New Roman"/>
          <w:kern w:val="1"/>
          <w:sz w:val="24"/>
          <w:szCs w:val="24"/>
          <w:lang w:eastAsia="zh-CN"/>
        </w:rPr>
        <w:t>rcf</w:t>
      </w:r>
      <w:proofErr w:type="spellEnd"/>
      <w:r w:rsidR="009F4C8A" w:rsidRPr="005C72EE">
        <w:rPr>
          <w:rFonts w:ascii="Times New Roman" w:hAnsi="Times New Roman" w:cs="Times New Roman"/>
          <w:kern w:val="1"/>
          <w:sz w:val="24"/>
          <w:szCs w:val="24"/>
          <w:lang w:eastAsia="zh-CN"/>
        </w:rPr>
        <w:t>离心</w:t>
      </w:r>
      <w:r w:rsidR="009F4C8A" w:rsidRPr="005C72EE">
        <w:rPr>
          <w:rFonts w:ascii="Times New Roman" w:hAnsi="Times New Roman" w:cs="Times New Roman"/>
          <w:kern w:val="1"/>
          <w:sz w:val="24"/>
          <w:szCs w:val="24"/>
          <w:lang w:eastAsia="zh-CN"/>
        </w:rPr>
        <w:t>2 min</w:t>
      </w:r>
      <w:r w:rsidR="009F4C8A" w:rsidRPr="005C72EE">
        <w:rPr>
          <w:rFonts w:ascii="Times New Roman" w:hAnsi="Times New Roman" w:cs="Times New Roman"/>
          <w:kern w:val="1"/>
          <w:sz w:val="24"/>
          <w:szCs w:val="24"/>
          <w:lang w:eastAsia="zh-CN"/>
        </w:rPr>
        <w:t>，将过滤</w:t>
      </w:r>
      <w:proofErr w:type="gramStart"/>
      <w:r w:rsidR="009F4C8A" w:rsidRPr="005C72EE">
        <w:rPr>
          <w:rFonts w:ascii="Times New Roman" w:hAnsi="Times New Roman" w:cs="Times New Roman"/>
          <w:kern w:val="1"/>
          <w:sz w:val="24"/>
          <w:szCs w:val="24"/>
          <w:lang w:eastAsia="zh-CN"/>
        </w:rPr>
        <w:t>柱转移</w:t>
      </w:r>
      <w:proofErr w:type="gramEnd"/>
      <w:r w:rsidR="009F4C8A" w:rsidRPr="005C72EE">
        <w:rPr>
          <w:rFonts w:ascii="Times New Roman" w:hAnsi="Times New Roman" w:cs="Times New Roman"/>
          <w:kern w:val="1"/>
          <w:sz w:val="24"/>
          <w:szCs w:val="24"/>
          <w:lang w:eastAsia="zh-CN"/>
        </w:rPr>
        <w:t>至新的</w:t>
      </w:r>
      <w:r w:rsidR="009F4C8A" w:rsidRPr="005C72EE">
        <w:rPr>
          <w:rFonts w:ascii="Times New Roman" w:hAnsi="Times New Roman" w:cs="Times New Roman"/>
          <w:kern w:val="1"/>
          <w:sz w:val="24"/>
          <w:szCs w:val="24"/>
          <w:lang w:eastAsia="zh-CN"/>
        </w:rPr>
        <w:t>2 mL</w:t>
      </w:r>
      <w:r w:rsidR="009F4C8A" w:rsidRPr="005C72EE">
        <w:rPr>
          <w:rFonts w:ascii="Times New Roman" w:hAnsi="Times New Roman" w:cs="Times New Roman"/>
          <w:kern w:val="1"/>
          <w:sz w:val="24"/>
          <w:szCs w:val="24"/>
          <w:lang w:eastAsia="zh-CN"/>
        </w:rPr>
        <w:t>离心管内。</w:t>
      </w:r>
    </w:p>
    <w:p w14:paraId="42AABB6C" w14:textId="229A79A0" w:rsidR="009F4C8A" w:rsidRPr="005C72EE" w:rsidRDefault="009F4C8A" w:rsidP="00F32FF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19. </w:t>
      </w:r>
      <w:r w:rsidRPr="005C72EE">
        <w:rPr>
          <w:rFonts w:ascii="Times New Roman" w:hAnsi="Times New Roman" w:cs="Times New Roman"/>
          <w:kern w:val="1"/>
          <w:sz w:val="24"/>
          <w:szCs w:val="24"/>
          <w:lang w:eastAsia="zh-CN"/>
        </w:rPr>
        <w:t>从</w:t>
      </w:r>
      <w:r w:rsidRPr="005C72EE">
        <w:rPr>
          <w:rFonts w:ascii="Times New Roman" w:hAnsi="Times New Roman" w:cs="Times New Roman"/>
          <w:kern w:val="1"/>
          <w:sz w:val="24"/>
          <w:szCs w:val="24"/>
          <w:lang w:eastAsia="zh-CN"/>
        </w:rPr>
        <w:t>Binding Matrix</w:t>
      </w:r>
      <w:r w:rsidRPr="005C72EE">
        <w:rPr>
          <w:rFonts w:ascii="Times New Roman" w:hAnsi="Times New Roman" w:cs="Times New Roman"/>
          <w:kern w:val="1"/>
          <w:sz w:val="24"/>
          <w:szCs w:val="24"/>
          <w:lang w:eastAsia="zh-CN"/>
        </w:rPr>
        <w:t>中溶解并分离</w:t>
      </w:r>
      <w:r w:rsidRPr="005C72EE">
        <w:rPr>
          <w:rFonts w:ascii="Times New Roman" w:hAnsi="Times New Roman" w:cs="Times New Roman"/>
          <w:kern w:val="1"/>
          <w:sz w:val="24"/>
          <w:szCs w:val="24"/>
          <w:lang w:eastAsia="zh-CN"/>
        </w:rPr>
        <w:t>DNA</w:t>
      </w:r>
      <w:r w:rsidRPr="005C72EE">
        <w:rPr>
          <w:rFonts w:ascii="Times New Roman" w:hAnsi="Times New Roman" w:cs="Times New Roman"/>
          <w:kern w:val="1"/>
          <w:sz w:val="24"/>
          <w:szCs w:val="24"/>
          <w:lang w:eastAsia="zh-CN"/>
        </w:rPr>
        <w:t>。向过滤柱内添加</w:t>
      </w:r>
      <w:r w:rsidRPr="005C72EE">
        <w:rPr>
          <w:rFonts w:ascii="Times New Roman" w:hAnsi="Times New Roman" w:cs="Times New Roman"/>
          <w:kern w:val="1"/>
          <w:sz w:val="24"/>
          <w:szCs w:val="24"/>
          <w:lang w:eastAsia="zh-CN"/>
        </w:rPr>
        <w:t xml:space="preserve">100 </w:t>
      </w:r>
      <w:proofErr w:type="spellStart"/>
      <w:r w:rsidRPr="005C72EE">
        <w:rPr>
          <w:rFonts w:ascii="Times New Roman" w:hAnsi="Times New Roman" w:cs="Times New Roman"/>
          <w:kern w:val="1"/>
          <w:sz w:val="24"/>
          <w:szCs w:val="24"/>
          <w:lang w:eastAsia="zh-CN"/>
        </w:rPr>
        <w:t>μL</w:t>
      </w:r>
      <w:proofErr w:type="spellEnd"/>
      <w:r w:rsidRPr="005C72EE">
        <w:rPr>
          <w:rFonts w:ascii="Times New Roman" w:hAnsi="Times New Roman" w:cs="Times New Roman"/>
          <w:kern w:val="1"/>
          <w:sz w:val="24"/>
          <w:szCs w:val="24"/>
          <w:lang w:eastAsia="zh-CN"/>
        </w:rPr>
        <w:t xml:space="preserve"> DES</w:t>
      </w:r>
      <w:r w:rsidRPr="005C72EE">
        <w:rPr>
          <w:rFonts w:ascii="Times New Roman" w:hAnsi="Times New Roman" w:cs="Times New Roman"/>
          <w:kern w:val="1"/>
          <w:sz w:val="24"/>
          <w:szCs w:val="24"/>
          <w:lang w:eastAsia="zh-CN"/>
        </w:rPr>
        <w:t>。置于金属水浴锅内，</w:t>
      </w:r>
      <w:r w:rsidRPr="005C72EE">
        <w:rPr>
          <w:rFonts w:ascii="Times New Roman" w:hAnsi="Times New Roman" w:cs="Times New Roman"/>
          <w:kern w:val="1"/>
          <w:sz w:val="24"/>
          <w:szCs w:val="24"/>
          <w:lang w:eastAsia="zh-CN"/>
        </w:rPr>
        <w:t>55℃</w:t>
      </w:r>
      <w:r w:rsidRPr="005C72EE">
        <w:rPr>
          <w:rFonts w:ascii="Times New Roman" w:hAnsi="Times New Roman" w:cs="Times New Roman"/>
          <w:kern w:val="1"/>
          <w:sz w:val="24"/>
          <w:szCs w:val="24"/>
          <w:lang w:eastAsia="zh-CN"/>
        </w:rPr>
        <w:t>孵化</w:t>
      </w:r>
      <w:r w:rsidRPr="005C72EE">
        <w:rPr>
          <w:rFonts w:ascii="Times New Roman" w:hAnsi="Times New Roman" w:cs="Times New Roman"/>
          <w:kern w:val="1"/>
          <w:sz w:val="24"/>
          <w:szCs w:val="24"/>
          <w:lang w:eastAsia="zh-CN"/>
        </w:rPr>
        <w:t>5 min</w:t>
      </w:r>
      <w:r w:rsidRPr="005C72EE">
        <w:rPr>
          <w:rFonts w:ascii="Times New Roman" w:hAnsi="Times New Roman" w:cs="Times New Roman"/>
          <w:kern w:val="1"/>
          <w:sz w:val="24"/>
          <w:szCs w:val="24"/>
          <w:lang w:eastAsia="zh-CN"/>
        </w:rPr>
        <w:t>。</w:t>
      </w:r>
      <w:r w:rsidR="00403644" w:rsidRPr="005C72EE">
        <w:rPr>
          <w:rFonts w:ascii="Times New Roman" w:hAnsi="Times New Roman" w:cs="Times New Roman"/>
          <w:kern w:val="1"/>
          <w:sz w:val="24"/>
          <w:szCs w:val="24"/>
          <w:lang w:eastAsia="zh-CN"/>
        </w:rPr>
        <w:t xml:space="preserve">14000 </w:t>
      </w:r>
      <w:proofErr w:type="spellStart"/>
      <w:r w:rsidR="00403644" w:rsidRPr="005C72EE">
        <w:rPr>
          <w:rFonts w:ascii="Times New Roman" w:hAnsi="Times New Roman" w:cs="Times New Roman"/>
          <w:kern w:val="1"/>
          <w:sz w:val="24"/>
          <w:szCs w:val="24"/>
          <w:lang w:eastAsia="zh-CN"/>
        </w:rPr>
        <w:t>rcf</w:t>
      </w:r>
      <w:proofErr w:type="spellEnd"/>
      <w:r w:rsidR="00403644" w:rsidRPr="005C72EE">
        <w:rPr>
          <w:rFonts w:ascii="Times New Roman" w:hAnsi="Times New Roman" w:cs="Times New Roman"/>
          <w:kern w:val="1"/>
          <w:sz w:val="24"/>
          <w:szCs w:val="24"/>
          <w:lang w:eastAsia="zh-CN"/>
        </w:rPr>
        <w:t>离心</w:t>
      </w:r>
      <w:r w:rsidR="00403644" w:rsidRPr="005C72EE">
        <w:rPr>
          <w:rFonts w:ascii="Times New Roman" w:hAnsi="Times New Roman" w:cs="Times New Roman"/>
          <w:kern w:val="1"/>
          <w:sz w:val="24"/>
          <w:szCs w:val="24"/>
          <w:lang w:eastAsia="zh-CN"/>
        </w:rPr>
        <w:t>1 min</w:t>
      </w:r>
      <w:r w:rsidR="00403644" w:rsidRPr="005C72EE">
        <w:rPr>
          <w:rFonts w:ascii="Times New Roman" w:hAnsi="Times New Roman" w:cs="Times New Roman"/>
          <w:kern w:val="1"/>
          <w:sz w:val="24"/>
          <w:szCs w:val="24"/>
          <w:lang w:eastAsia="zh-CN"/>
        </w:rPr>
        <w:t>。弃去过滤柱。置于</w:t>
      </w:r>
      <w:r w:rsidR="00403644" w:rsidRPr="005C72EE">
        <w:rPr>
          <w:rFonts w:ascii="Times New Roman" w:hAnsi="Times New Roman" w:cs="Times New Roman"/>
          <w:kern w:val="1"/>
          <w:sz w:val="24"/>
          <w:szCs w:val="24"/>
          <w:lang w:eastAsia="zh-CN"/>
        </w:rPr>
        <w:t>-80℃</w:t>
      </w:r>
      <w:r w:rsidR="00403644" w:rsidRPr="005C72EE">
        <w:rPr>
          <w:rFonts w:ascii="Times New Roman" w:hAnsi="Times New Roman" w:cs="Times New Roman"/>
          <w:kern w:val="1"/>
          <w:sz w:val="24"/>
          <w:szCs w:val="24"/>
          <w:lang w:eastAsia="zh-CN"/>
        </w:rPr>
        <w:t>冻存。</w:t>
      </w:r>
    </w:p>
    <w:p w14:paraId="42111725" w14:textId="070C01A2" w:rsidR="00382F67" w:rsidRPr="005C72EE" w:rsidRDefault="00CA4A0F" w:rsidP="00382F67">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20. </w:t>
      </w:r>
      <w:proofErr w:type="gramStart"/>
      <w:r w:rsidR="00382F67" w:rsidRPr="005C72EE">
        <w:rPr>
          <w:rFonts w:ascii="Times New Roman" w:hAnsi="Times New Roman" w:cs="Times New Roman"/>
          <w:kern w:val="1"/>
          <w:sz w:val="24"/>
          <w:szCs w:val="24"/>
          <w:lang w:eastAsia="zh-CN"/>
        </w:rPr>
        <w:t>粗测</w:t>
      </w:r>
      <w:proofErr w:type="gramEnd"/>
      <w:r w:rsidR="00382F67" w:rsidRPr="005C72EE">
        <w:rPr>
          <w:rFonts w:ascii="Times New Roman" w:hAnsi="Times New Roman" w:cs="Times New Roman"/>
          <w:kern w:val="1"/>
          <w:sz w:val="24"/>
          <w:szCs w:val="24"/>
          <w:lang w:eastAsia="zh-CN"/>
        </w:rPr>
        <w:t>DNA</w:t>
      </w:r>
      <w:r w:rsidR="00382F67" w:rsidRPr="005C72EE">
        <w:rPr>
          <w:rFonts w:ascii="Times New Roman" w:hAnsi="Times New Roman" w:cs="Times New Roman"/>
          <w:kern w:val="1"/>
          <w:sz w:val="24"/>
          <w:szCs w:val="24"/>
          <w:lang w:eastAsia="zh-CN"/>
        </w:rPr>
        <w:t>浓度以确定稀释倍数。从不同类型的</w:t>
      </w:r>
      <w:r w:rsidR="00382F67" w:rsidRPr="005C72EE">
        <w:rPr>
          <w:rFonts w:ascii="Times New Roman" w:hAnsi="Times New Roman" w:cs="Times New Roman"/>
          <w:kern w:val="1"/>
          <w:sz w:val="24"/>
          <w:szCs w:val="24"/>
          <w:lang w:eastAsia="zh-CN"/>
        </w:rPr>
        <w:t>DNA</w:t>
      </w:r>
      <w:r w:rsidR="00382F67" w:rsidRPr="005C72EE">
        <w:rPr>
          <w:rFonts w:ascii="Times New Roman" w:hAnsi="Times New Roman" w:cs="Times New Roman"/>
          <w:kern w:val="1"/>
          <w:sz w:val="24"/>
          <w:szCs w:val="24"/>
          <w:lang w:eastAsia="zh-CN"/>
        </w:rPr>
        <w:t>样本</w:t>
      </w:r>
      <w:del w:id="91" w:author="Liu Yong-Xin" w:date="2020-10-13T19:46:00Z">
        <w:r w:rsidR="00382F67" w:rsidRPr="005C72EE" w:rsidDel="00121F82">
          <w:rPr>
            <w:rFonts w:ascii="Times New Roman" w:hAnsi="Times New Roman" w:cs="Times New Roman"/>
            <w:kern w:val="1"/>
            <w:sz w:val="24"/>
            <w:szCs w:val="24"/>
            <w:lang w:eastAsia="zh-CN"/>
          </w:rPr>
          <w:delText>（</w:delText>
        </w:r>
      </w:del>
      <w:ins w:id="92" w:author="Liu Yong-Xin" w:date="2020-10-13T19:46:00Z">
        <w:r w:rsidR="00121F82">
          <w:rPr>
            <w:rFonts w:ascii="Times New Roman" w:hAnsi="Times New Roman" w:cs="Times New Roman"/>
            <w:kern w:val="1"/>
            <w:sz w:val="24"/>
            <w:szCs w:val="24"/>
            <w:lang w:eastAsia="zh-CN"/>
          </w:rPr>
          <w:t>(</w:t>
        </w:r>
      </w:ins>
      <w:r w:rsidR="00382F67" w:rsidRPr="005C72EE">
        <w:rPr>
          <w:rFonts w:ascii="Times New Roman" w:hAnsi="Times New Roman" w:cs="Times New Roman"/>
          <w:kern w:val="1"/>
          <w:sz w:val="24"/>
          <w:szCs w:val="24"/>
          <w:lang w:eastAsia="zh-CN"/>
        </w:rPr>
        <w:t>根、根际土、背景土壤</w:t>
      </w:r>
      <w:del w:id="93" w:author="Liu Yong-Xin" w:date="2020-10-13T19:46:00Z">
        <w:r w:rsidR="00382F67" w:rsidRPr="005C72EE" w:rsidDel="00121F82">
          <w:rPr>
            <w:rFonts w:ascii="Times New Roman" w:hAnsi="Times New Roman" w:cs="Times New Roman"/>
            <w:kern w:val="1"/>
            <w:sz w:val="24"/>
            <w:szCs w:val="24"/>
            <w:lang w:eastAsia="zh-CN"/>
          </w:rPr>
          <w:delText>）</w:delText>
        </w:r>
      </w:del>
      <w:ins w:id="94" w:author="Liu Yong-Xin" w:date="2020-10-13T19:46:00Z">
        <w:r w:rsidR="00121F82">
          <w:rPr>
            <w:rFonts w:ascii="Times New Roman" w:hAnsi="Times New Roman" w:cs="Times New Roman"/>
            <w:kern w:val="1"/>
            <w:sz w:val="24"/>
            <w:szCs w:val="24"/>
            <w:lang w:eastAsia="zh-CN"/>
          </w:rPr>
          <w:t>)</w:t>
        </w:r>
      </w:ins>
      <w:r w:rsidR="00382F67" w:rsidRPr="005C72EE">
        <w:rPr>
          <w:rFonts w:ascii="Times New Roman" w:hAnsi="Times New Roman" w:cs="Times New Roman"/>
          <w:kern w:val="1"/>
          <w:sz w:val="24"/>
          <w:szCs w:val="24"/>
          <w:lang w:eastAsia="zh-CN"/>
        </w:rPr>
        <w:t>中各挑选</w:t>
      </w:r>
      <w:r w:rsidR="00382F67" w:rsidRPr="005C72EE">
        <w:rPr>
          <w:rFonts w:ascii="Times New Roman" w:hAnsi="Times New Roman" w:cs="Times New Roman"/>
          <w:kern w:val="1"/>
          <w:sz w:val="24"/>
          <w:szCs w:val="24"/>
          <w:lang w:eastAsia="zh-CN"/>
        </w:rPr>
        <w:t>6</w:t>
      </w:r>
      <w:r w:rsidR="00382F67" w:rsidRPr="005C72EE">
        <w:rPr>
          <w:rFonts w:ascii="Times New Roman" w:hAnsi="Times New Roman" w:cs="Times New Roman"/>
          <w:kern w:val="1"/>
          <w:sz w:val="24"/>
          <w:szCs w:val="24"/>
          <w:lang w:eastAsia="zh-CN"/>
        </w:rPr>
        <w:t>个，使用分光光度计测量</w:t>
      </w:r>
      <w:r w:rsidR="00382F67" w:rsidRPr="005C72EE">
        <w:rPr>
          <w:rFonts w:ascii="Times New Roman" w:hAnsi="Times New Roman" w:cs="Times New Roman"/>
          <w:kern w:val="1"/>
          <w:sz w:val="24"/>
          <w:szCs w:val="24"/>
          <w:lang w:eastAsia="zh-CN"/>
        </w:rPr>
        <w:t>DNA</w:t>
      </w:r>
      <w:r w:rsidR="00382F67" w:rsidRPr="005C72EE">
        <w:rPr>
          <w:rFonts w:ascii="Times New Roman" w:hAnsi="Times New Roman" w:cs="Times New Roman"/>
          <w:kern w:val="1"/>
          <w:sz w:val="24"/>
          <w:szCs w:val="24"/>
          <w:lang w:eastAsia="zh-CN"/>
        </w:rPr>
        <w:t>浓度。</w:t>
      </w:r>
      <w:commentRangeStart w:id="95"/>
      <w:proofErr w:type="gramStart"/>
      <w:r w:rsidR="00382F67" w:rsidRPr="005C72EE">
        <w:rPr>
          <w:rFonts w:ascii="Times New Roman" w:hAnsi="Times New Roman" w:cs="Times New Roman"/>
          <w:kern w:val="1"/>
          <w:sz w:val="24"/>
          <w:szCs w:val="24"/>
          <w:lang w:eastAsia="zh-CN"/>
        </w:rPr>
        <w:t>按终浓度</w:t>
      </w:r>
      <w:proofErr w:type="gramEnd"/>
      <w:r w:rsidR="00382F67" w:rsidRPr="005C72EE">
        <w:rPr>
          <w:rFonts w:ascii="Times New Roman" w:hAnsi="Times New Roman" w:cs="Times New Roman"/>
          <w:kern w:val="1"/>
          <w:sz w:val="24"/>
          <w:szCs w:val="24"/>
          <w:lang w:eastAsia="zh-CN"/>
        </w:rPr>
        <w:t>为</w:t>
      </w:r>
      <w:r w:rsidR="00382F67" w:rsidRPr="005C72EE">
        <w:rPr>
          <w:rFonts w:ascii="Times New Roman" w:hAnsi="Times New Roman" w:cs="Times New Roman"/>
          <w:kern w:val="1"/>
          <w:sz w:val="24"/>
          <w:szCs w:val="24"/>
          <w:lang w:eastAsia="zh-CN"/>
        </w:rPr>
        <w:t>5</w:t>
      </w:r>
      <w:r w:rsidR="00382F67" w:rsidRPr="005C72EE">
        <w:rPr>
          <w:rFonts w:ascii="Times New Roman" w:hAnsi="Times New Roman" w:cs="Times New Roman"/>
          <w:kern w:val="1"/>
          <w:sz w:val="24"/>
          <w:szCs w:val="24"/>
          <w:lang w:eastAsia="zh-CN"/>
        </w:rPr>
        <w:t>至</w:t>
      </w:r>
      <w:r w:rsidR="00382F67" w:rsidRPr="005C72EE">
        <w:rPr>
          <w:rFonts w:ascii="Times New Roman" w:hAnsi="Times New Roman" w:cs="Times New Roman"/>
          <w:kern w:val="1"/>
          <w:sz w:val="24"/>
          <w:szCs w:val="24"/>
          <w:lang w:eastAsia="zh-CN"/>
        </w:rPr>
        <w:t>20 ng/</w:t>
      </w:r>
      <w:proofErr w:type="spellStart"/>
      <w:r w:rsidR="00382F67" w:rsidRPr="005C72EE">
        <w:rPr>
          <w:rFonts w:ascii="Times New Roman" w:hAnsi="Times New Roman" w:cs="Times New Roman"/>
          <w:kern w:val="1"/>
          <w:sz w:val="24"/>
          <w:szCs w:val="24"/>
          <w:lang w:eastAsia="zh-CN"/>
        </w:rPr>
        <w:t>μL</w:t>
      </w:r>
      <w:proofErr w:type="spellEnd"/>
      <w:r w:rsidR="00382F67" w:rsidRPr="005C72EE">
        <w:rPr>
          <w:rFonts w:ascii="Times New Roman" w:hAnsi="Times New Roman" w:cs="Times New Roman"/>
          <w:kern w:val="1"/>
          <w:sz w:val="24"/>
          <w:szCs w:val="24"/>
          <w:lang w:eastAsia="zh-CN"/>
        </w:rPr>
        <w:t>计算各类样本需要的稀释倍数</w:t>
      </w:r>
      <w:commentRangeEnd w:id="95"/>
      <w:r w:rsidR="00420527">
        <w:rPr>
          <w:rStyle w:val="aff8"/>
        </w:rPr>
        <w:commentReference w:id="95"/>
      </w:r>
      <w:r w:rsidR="00382F67" w:rsidRPr="005C72EE">
        <w:rPr>
          <w:rFonts w:ascii="Times New Roman" w:hAnsi="Times New Roman" w:cs="Times New Roman"/>
          <w:kern w:val="1"/>
          <w:sz w:val="24"/>
          <w:szCs w:val="24"/>
          <w:lang w:eastAsia="zh-CN"/>
        </w:rPr>
        <w:t>。</w:t>
      </w:r>
    </w:p>
    <w:p w14:paraId="434ECDB5" w14:textId="0705B057" w:rsidR="00544872" w:rsidRPr="005C72EE" w:rsidRDefault="00382F67" w:rsidP="00382F67">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21. </w:t>
      </w:r>
      <w:r w:rsidRPr="005C72EE">
        <w:rPr>
          <w:rFonts w:ascii="Times New Roman" w:hAnsi="Times New Roman" w:cs="Times New Roman"/>
          <w:kern w:val="1"/>
          <w:sz w:val="24"/>
          <w:szCs w:val="24"/>
          <w:lang w:eastAsia="zh-CN"/>
        </w:rPr>
        <w:t>稀释</w:t>
      </w:r>
      <w:r w:rsidRPr="005C72EE">
        <w:rPr>
          <w:rFonts w:ascii="Times New Roman" w:hAnsi="Times New Roman" w:cs="Times New Roman"/>
          <w:kern w:val="1"/>
          <w:sz w:val="24"/>
          <w:szCs w:val="24"/>
          <w:lang w:eastAsia="zh-CN"/>
        </w:rPr>
        <w:t>DNA</w:t>
      </w:r>
      <w:r w:rsidRPr="005C72EE">
        <w:rPr>
          <w:rFonts w:ascii="Times New Roman" w:hAnsi="Times New Roman" w:cs="Times New Roman"/>
          <w:kern w:val="1"/>
          <w:sz w:val="24"/>
          <w:szCs w:val="24"/>
          <w:lang w:eastAsia="zh-CN"/>
        </w:rPr>
        <w:t>。将</w:t>
      </w:r>
      <w:r w:rsidRPr="005C72EE">
        <w:rPr>
          <w:rFonts w:ascii="Times New Roman" w:hAnsi="Times New Roman" w:cs="Times New Roman"/>
          <w:kern w:val="1"/>
          <w:sz w:val="24"/>
          <w:szCs w:val="24"/>
          <w:lang w:eastAsia="zh-CN"/>
        </w:rPr>
        <w:t xml:space="preserve">2 </w:t>
      </w:r>
      <w:proofErr w:type="spellStart"/>
      <w:r w:rsidRPr="005C72EE">
        <w:rPr>
          <w:rFonts w:ascii="Times New Roman" w:hAnsi="Times New Roman" w:cs="Times New Roman"/>
          <w:kern w:val="1"/>
          <w:sz w:val="24"/>
          <w:szCs w:val="24"/>
          <w:lang w:eastAsia="zh-CN"/>
        </w:rPr>
        <w:t>μL</w:t>
      </w:r>
      <w:proofErr w:type="spellEnd"/>
      <w:r w:rsidRPr="005C72EE">
        <w:rPr>
          <w:rFonts w:ascii="Times New Roman" w:hAnsi="Times New Roman" w:cs="Times New Roman"/>
          <w:kern w:val="1"/>
          <w:sz w:val="24"/>
          <w:szCs w:val="24"/>
          <w:lang w:eastAsia="zh-CN"/>
        </w:rPr>
        <w:t>样本转移至</w:t>
      </w:r>
      <w:r w:rsidRPr="005C72EE">
        <w:rPr>
          <w:rFonts w:ascii="Times New Roman" w:hAnsi="Times New Roman" w:cs="Times New Roman"/>
          <w:kern w:val="1"/>
          <w:sz w:val="24"/>
          <w:szCs w:val="24"/>
          <w:lang w:eastAsia="zh-CN"/>
        </w:rPr>
        <w:t>96</w:t>
      </w:r>
      <w:r w:rsidRPr="005C72EE">
        <w:rPr>
          <w:rFonts w:ascii="Times New Roman" w:hAnsi="Times New Roman" w:cs="Times New Roman"/>
          <w:kern w:val="1"/>
          <w:sz w:val="24"/>
          <w:szCs w:val="24"/>
          <w:lang w:eastAsia="zh-CN"/>
        </w:rPr>
        <w:t>孔</w:t>
      </w:r>
      <w:r w:rsidRPr="005C72EE">
        <w:rPr>
          <w:rFonts w:ascii="Times New Roman" w:hAnsi="Times New Roman" w:cs="Times New Roman"/>
          <w:kern w:val="1"/>
          <w:sz w:val="24"/>
          <w:szCs w:val="24"/>
          <w:lang w:eastAsia="zh-CN"/>
        </w:rPr>
        <w:t>PCR</w:t>
      </w:r>
      <w:r w:rsidRPr="005C72EE">
        <w:rPr>
          <w:rFonts w:ascii="Times New Roman" w:hAnsi="Times New Roman" w:cs="Times New Roman"/>
          <w:kern w:val="1"/>
          <w:sz w:val="24"/>
          <w:szCs w:val="24"/>
          <w:lang w:eastAsia="zh-CN"/>
        </w:rPr>
        <w:t>板，按照计算好的稀释倍数添加</w:t>
      </w:r>
      <w:r w:rsidRPr="005C72EE">
        <w:rPr>
          <w:rFonts w:ascii="Times New Roman" w:hAnsi="Times New Roman" w:cs="Times New Roman"/>
          <w:sz w:val="24"/>
          <w:szCs w:val="24"/>
          <w:lang w:eastAsia="zh-CN"/>
        </w:rPr>
        <w:t>Nuclease-Free Water</w:t>
      </w:r>
      <w:r w:rsidRPr="005C72EE">
        <w:rPr>
          <w:rFonts w:ascii="Times New Roman" w:hAnsi="Times New Roman" w:cs="Times New Roman"/>
          <w:kern w:val="1"/>
          <w:sz w:val="24"/>
          <w:szCs w:val="24"/>
          <w:lang w:eastAsia="zh-CN"/>
        </w:rPr>
        <w:t>稀释</w:t>
      </w:r>
      <w:r w:rsidR="002A65CB">
        <w:rPr>
          <w:rFonts w:ascii="Times New Roman" w:hAnsi="Times New Roman" w:cs="Times New Roman" w:hint="eastAsia"/>
          <w:kern w:val="1"/>
          <w:sz w:val="24"/>
          <w:szCs w:val="24"/>
          <w:lang w:eastAsia="zh-CN"/>
        </w:rPr>
        <w:t>并混合均匀</w:t>
      </w:r>
      <w:r w:rsidRPr="005C72EE">
        <w:rPr>
          <w:rFonts w:ascii="Times New Roman" w:hAnsi="Times New Roman" w:cs="Times New Roman"/>
          <w:kern w:val="1"/>
          <w:sz w:val="24"/>
          <w:szCs w:val="24"/>
          <w:lang w:eastAsia="zh-CN"/>
        </w:rPr>
        <w:t>。</w:t>
      </w:r>
    </w:p>
    <w:p w14:paraId="3CD3528C" w14:textId="3E45A5CF" w:rsidR="00EC3E16" w:rsidRPr="005C72EE" w:rsidRDefault="00EC3E16" w:rsidP="00382F67">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22. </w:t>
      </w:r>
      <w:r w:rsidRPr="005C72EE">
        <w:rPr>
          <w:rFonts w:ascii="Times New Roman" w:hAnsi="Times New Roman" w:cs="Times New Roman"/>
          <w:kern w:val="1"/>
          <w:sz w:val="24"/>
          <w:szCs w:val="24"/>
          <w:lang w:eastAsia="zh-CN"/>
        </w:rPr>
        <w:t>制备定量</w:t>
      </w:r>
      <w:r w:rsidRPr="005C72EE">
        <w:rPr>
          <w:rFonts w:ascii="Times New Roman" w:hAnsi="Times New Roman" w:cs="Times New Roman"/>
          <w:kern w:val="1"/>
          <w:sz w:val="24"/>
          <w:szCs w:val="24"/>
          <w:lang w:eastAsia="zh-CN"/>
        </w:rPr>
        <w:t>DNA</w:t>
      </w:r>
      <w:r w:rsidRPr="005C72EE">
        <w:rPr>
          <w:rFonts w:ascii="Times New Roman" w:hAnsi="Times New Roman" w:cs="Times New Roman"/>
          <w:kern w:val="1"/>
          <w:sz w:val="24"/>
          <w:szCs w:val="24"/>
          <w:lang w:eastAsia="zh-CN"/>
        </w:rPr>
        <w:t>的标准曲线。使用</w:t>
      </w:r>
      <w:r w:rsidRPr="005C72EE">
        <w:rPr>
          <w:rFonts w:ascii="Times New Roman" w:hAnsi="Times New Roman" w:cs="Times New Roman"/>
          <w:kern w:val="1"/>
          <w:sz w:val="24"/>
          <w:szCs w:val="24"/>
          <w:lang w:eastAsia="zh-CN"/>
        </w:rPr>
        <w:t>1×TE</w:t>
      </w:r>
      <w:r w:rsidRPr="005C72EE">
        <w:rPr>
          <w:rFonts w:ascii="Times New Roman" w:hAnsi="Times New Roman" w:cs="Times New Roman"/>
          <w:kern w:val="1"/>
          <w:sz w:val="24"/>
          <w:szCs w:val="24"/>
          <w:lang w:eastAsia="zh-CN"/>
        </w:rPr>
        <w:t>稀释</w:t>
      </w:r>
      <w:proofErr w:type="spellStart"/>
      <w:r w:rsidR="002A65CB" w:rsidRPr="002A65CB">
        <w:rPr>
          <w:rFonts w:ascii="Times New Roman" w:hAnsi="Times New Roman" w:cs="Times New Roman" w:hint="eastAsia"/>
          <w:kern w:val="1"/>
          <w:sz w:val="24"/>
          <w:szCs w:val="24"/>
          <w:lang w:eastAsia="zh-CN"/>
        </w:rPr>
        <w:t>PicoGreen</w:t>
      </w:r>
      <w:proofErr w:type="spellEnd"/>
      <w:r w:rsidR="002A65CB" w:rsidRPr="002A65CB">
        <w:rPr>
          <w:rFonts w:ascii="Times New Roman" w:hAnsi="Times New Roman" w:cs="Times New Roman" w:hint="eastAsia"/>
          <w:kern w:val="1"/>
          <w:sz w:val="24"/>
          <w:szCs w:val="24"/>
          <w:lang w:eastAsia="zh-CN"/>
        </w:rPr>
        <w:t xml:space="preserve"> DNA</w:t>
      </w:r>
      <w:r w:rsidR="002A65CB" w:rsidRPr="002A65CB">
        <w:rPr>
          <w:rFonts w:ascii="Times New Roman" w:hAnsi="Times New Roman" w:cs="Times New Roman" w:hint="eastAsia"/>
          <w:kern w:val="1"/>
          <w:sz w:val="24"/>
          <w:szCs w:val="24"/>
          <w:lang w:eastAsia="zh-CN"/>
        </w:rPr>
        <w:t>定量试剂盒</w:t>
      </w:r>
      <w:r w:rsidRPr="005C72EE">
        <w:rPr>
          <w:rFonts w:ascii="Times New Roman" w:hAnsi="Times New Roman" w:cs="Times New Roman"/>
          <w:kern w:val="1"/>
          <w:sz w:val="24"/>
          <w:szCs w:val="24"/>
          <w:lang w:eastAsia="zh-CN"/>
        </w:rPr>
        <w:t>中的</w:t>
      </w:r>
      <w:r w:rsidRPr="005C72EE">
        <w:rPr>
          <w:rFonts w:ascii="Times New Roman" w:hAnsi="Times New Roman" w:cs="Times New Roman"/>
          <w:kern w:val="1"/>
          <w:sz w:val="24"/>
          <w:szCs w:val="24"/>
          <w:lang w:eastAsia="zh-CN"/>
        </w:rPr>
        <w:t>λ DNA 50</w:t>
      </w:r>
      <w:r w:rsidRPr="005C72EE">
        <w:rPr>
          <w:rFonts w:ascii="Times New Roman" w:hAnsi="Times New Roman" w:cs="Times New Roman"/>
          <w:kern w:val="1"/>
          <w:sz w:val="24"/>
          <w:szCs w:val="24"/>
          <w:lang w:eastAsia="zh-CN"/>
        </w:rPr>
        <w:t>倍至</w:t>
      </w:r>
      <w:r w:rsidRPr="005C72EE">
        <w:rPr>
          <w:rFonts w:ascii="Times New Roman" w:hAnsi="Times New Roman" w:cs="Times New Roman"/>
          <w:kern w:val="1"/>
          <w:sz w:val="24"/>
          <w:szCs w:val="24"/>
          <w:lang w:eastAsia="zh-CN"/>
        </w:rPr>
        <w:t xml:space="preserve">2 </w:t>
      </w:r>
      <w:proofErr w:type="spellStart"/>
      <w:r w:rsidRPr="005C72EE">
        <w:rPr>
          <w:rFonts w:ascii="Times New Roman" w:hAnsi="Times New Roman" w:cs="Times New Roman"/>
          <w:kern w:val="1"/>
          <w:sz w:val="24"/>
          <w:szCs w:val="24"/>
          <w:lang w:eastAsia="zh-CN"/>
        </w:rPr>
        <w:t>μg</w:t>
      </w:r>
      <w:proofErr w:type="spellEnd"/>
      <w:r w:rsidRPr="005C72EE">
        <w:rPr>
          <w:rFonts w:ascii="Times New Roman" w:hAnsi="Times New Roman" w:cs="Times New Roman"/>
          <w:kern w:val="1"/>
          <w:sz w:val="24"/>
          <w:szCs w:val="24"/>
          <w:lang w:eastAsia="zh-CN"/>
        </w:rPr>
        <w:t>/mL</w:t>
      </w:r>
      <w:r w:rsidR="002A65CB">
        <w:rPr>
          <w:rFonts w:ascii="Times New Roman" w:hAnsi="Times New Roman" w:cs="Times New Roman"/>
          <w:kern w:val="1"/>
          <w:sz w:val="24"/>
          <w:szCs w:val="24"/>
          <w:lang w:eastAsia="zh-CN"/>
        </w:rPr>
        <w:t>。按表</w:t>
      </w:r>
      <w:r w:rsidR="002A65CB">
        <w:rPr>
          <w:rFonts w:ascii="Times New Roman" w:hAnsi="Times New Roman" w:cs="Times New Roman" w:hint="eastAsia"/>
          <w:kern w:val="1"/>
          <w:sz w:val="24"/>
          <w:szCs w:val="24"/>
          <w:lang w:eastAsia="zh-CN"/>
        </w:rPr>
        <w:t xml:space="preserve"> 1</w:t>
      </w:r>
      <w:r w:rsidRPr="005C72EE">
        <w:rPr>
          <w:rFonts w:ascii="Times New Roman" w:hAnsi="Times New Roman" w:cs="Times New Roman"/>
          <w:kern w:val="1"/>
          <w:sz w:val="24"/>
          <w:szCs w:val="24"/>
          <w:lang w:eastAsia="zh-CN"/>
        </w:rPr>
        <w:t>所示将稀释后的</w:t>
      </w:r>
      <w:r w:rsidRPr="005C72EE">
        <w:rPr>
          <w:rFonts w:ascii="Times New Roman" w:hAnsi="Times New Roman" w:cs="Times New Roman"/>
          <w:kern w:val="1"/>
          <w:sz w:val="24"/>
          <w:szCs w:val="24"/>
          <w:lang w:eastAsia="zh-CN"/>
        </w:rPr>
        <w:t>λ DNA</w:t>
      </w:r>
      <w:r w:rsidRPr="005C72EE">
        <w:rPr>
          <w:rFonts w:ascii="Times New Roman" w:hAnsi="Times New Roman" w:cs="Times New Roman"/>
          <w:kern w:val="1"/>
          <w:sz w:val="24"/>
          <w:szCs w:val="24"/>
          <w:lang w:eastAsia="zh-CN"/>
        </w:rPr>
        <w:t>和</w:t>
      </w:r>
      <w:r w:rsidRPr="005C72EE">
        <w:rPr>
          <w:rFonts w:ascii="Times New Roman" w:hAnsi="Times New Roman" w:cs="Times New Roman"/>
          <w:kern w:val="1"/>
          <w:sz w:val="24"/>
          <w:szCs w:val="24"/>
          <w:lang w:eastAsia="zh-CN"/>
        </w:rPr>
        <w:t>1×TE</w:t>
      </w:r>
      <w:r w:rsidRPr="005C72EE">
        <w:rPr>
          <w:rFonts w:ascii="Times New Roman" w:hAnsi="Times New Roman" w:cs="Times New Roman"/>
          <w:kern w:val="1"/>
          <w:sz w:val="24"/>
          <w:szCs w:val="24"/>
          <w:lang w:eastAsia="zh-CN"/>
        </w:rPr>
        <w:t>加入</w:t>
      </w:r>
      <w:r w:rsidRPr="005C72EE">
        <w:rPr>
          <w:rFonts w:ascii="Times New Roman" w:hAnsi="Times New Roman" w:cs="Times New Roman"/>
          <w:kern w:val="1"/>
          <w:sz w:val="24"/>
          <w:szCs w:val="24"/>
          <w:lang w:eastAsia="zh-CN"/>
        </w:rPr>
        <w:t>96</w:t>
      </w:r>
      <w:proofErr w:type="gramStart"/>
      <w:r w:rsidRPr="005C72EE">
        <w:rPr>
          <w:rFonts w:ascii="Times New Roman" w:hAnsi="Times New Roman" w:cs="Times New Roman"/>
          <w:kern w:val="1"/>
          <w:sz w:val="24"/>
          <w:szCs w:val="24"/>
          <w:lang w:eastAsia="zh-CN"/>
        </w:rPr>
        <w:t>孔酶标</w:t>
      </w:r>
      <w:proofErr w:type="gramEnd"/>
      <w:r w:rsidRPr="005C72EE">
        <w:rPr>
          <w:rFonts w:ascii="Times New Roman" w:hAnsi="Times New Roman" w:cs="Times New Roman"/>
          <w:kern w:val="1"/>
          <w:sz w:val="24"/>
          <w:szCs w:val="24"/>
          <w:lang w:eastAsia="zh-CN"/>
        </w:rPr>
        <w:t>板中</w:t>
      </w:r>
      <w:r w:rsidR="008C2ADD" w:rsidRPr="005C72EE">
        <w:rPr>
          <w:rFonts w:ascii="Times New Roman" w:hAnsi="Times New Roman" w:cs="Times New Roman"/>
          <w:kern w:val="1"/>
          <w:sz w:val="24"/>
          <w:szCs w:val="24"/>
          <w:lang w:eastAsia="zh-CN"/>
        </w:rPr>
        <w:t>，混合均匀</w:t>
      </w:r>
      <w:r w:rsidRPr="005C72EE">
        <w:rPr>
          <w:rFonts w:ascii="Times New Roman" w:hAnsi="Times New Roman" w:cs="Times New Roman"/>
          <w:kern w:val="1"/>
          <w:sz w:val="24"/>
          <w:szCs w:val="24"/>
          <w:lang w:eastAsia="zh-CN"/>
        </w:rPr>
        <w:t>，每个浓度设置两个重复。</w:t>
      </w:r>
    </w:p>
    <w:p w14:paraId="4AACDA0D" w14:textId="72E859AD" w:rsidR="00EC3E16" w:rsidRPr="002A65CB" w:rsidRDefault="00CA4CAE" w:rsidP="00EC3E16">
      <w:pPr>
        <w:adjustRightInd w:val="0"/>
        <w:snapToGrid w:val="0"/>
        <w:spacing w:line="360" w:lineRule="auto"/>
        <w:jc w:val="center"/>
        <w:rPr>
          <w:rFonts w:ascii="Times New Roman" w:hAnsi="Times New Roman" w:cs="Times New Roman"/>
          <w:kern w:val="1"/>
          <w:sz w:val="24"/>
          <w:szCs w:val="24"/>
          <w:lang w:eastAsia="zh-CN"/>
        </w:rPr>
      </w:pPr>
      <w:r w:rsidRPr="002A65CB">
        <w:rPr>
          <w:rFonts w:ascii="Times New Roman" w:hAnsi="Times New Roman" w:cs="Times New Roman"/>
          <w:kern w:val="1"/>
          <w:sz w:val="24"/>
          <w:szCs w:val="24"/>
          <w:lang w:eastAsia="zh-CN"/>
        </w:rPr>
        <w:t>表</w:t>
      </w:r>
      <w:r w:rsidR="002A65CB">
        <w:rPr>
          <w:rFonts w:ascii="Times New Roman" w:hAnsi="Times New Roman" w:cs="Times New Roman" w:hint="eastAsia"/>
          <w:kern w:val="1"/>
          <w:sz w:val="24"/>
          <w:szCs w:val="24"/>
          <w:lang w:eastAsia="zh-CN"/>
        </w:rPr>
        <w:t xml:space="preserve"> </w:t>
      </w:r>
      <w:r w:rsidRPr="002A65CB">
        <w:rPr>
          <w:rFonts w:ascii="Times New Roman" w:hAnsi="Times New Roman" w:cs="Times New Roman"/>
          <w:kern w:val="1"/>
          <w:sz w:val="24"/>
          <w:szCs w:val="24"/>
          <w:lang w:eastAsia="zh-CN"/>
        </w:rPr>
        <w:t>1</w:t>
      </w:r>
      <w:r w:rsidR="002A65CB">
        <w:rPr>
          <w:rFonts w:ascii="Times New Roman" w:hAnsi="Times New Roman" w:cs="Times New Roman"/>
          <w:kern w:val="1"/>
          <w:sz w:val="24"/>
          <w:szCs w:val="24"/>
          <w:lang w:eastAsia="zh-CN"/>
        </w:rPr>
        <w:t xml:space="preserve"> </w:t>
      </w:r>
      <w:r w:rsidR="00EC3E16" w:rsidRPr="002A65CB">
        <w:rPr>
          <w:rFonts w:ascii="Times New Roman" w:hAnsi="Times New Roman" w:cs="Times New Roman"/>
          <w:kern w:val="1"/>
          <w:sz w:val="24"/>
          <w:szCs w:val="24"/>
          <w:lang w:eastAsia="zh-CN"/>
        </w:rPr>
        <w:t xml:space="preserve"> </w:t>
      </w:r>
      <w:r w:rsidR="002A65CB">
        <w:rPr>
          <w:rFonts w:ascii="Times New Roman" w:hAnsi="Times New Roman" w:cs="Times New Roman" w:hint="eastAsia"/>
          <w:kern w:val="1"/>
          <w:sz w:val="24"/>
          <w:szCs w:val="24"/>
          <w:lang w:eastAsia="zh-CN"/>
        </w:rPr>
        <w:t>定量</w:t>
      </w:r>
      <w:r w:rsidR="00EC3E16" w:rsidRPr="002A65CB">
        <w:rPr>
          <w:rFonts w:ascii="Times New Roman" w:hAnsi="Times New Roman" w:cs="Times New Roman"/>
          <w:kern w:val="1"/>
          <w:sz w:val="24"/>
          <w:szCs w:val="24"/>
          <w:lang w:eastAsia="zh-CN"/>
        </w:rPr>
        <w:t>DNA</w:t>
      </w:r>
      <w:r w:rsidR="002A65CB">
        <w:rPr>
          <w:rFonts w:ascii="Times New Roman" w:hAnsi="Times New Roman" w:cs="Times New Roman" w:hint="eastAsia"/>
          <w:kern w:val="1"/>
          <w:sz w:val="24"/>
          <w:szCs w:val="24"/>
          <w:lang w:eastAsia="zh-CN"/>
        </w:rPr>
        <w:t>的标准</w:t>
      </w:r>
      <w:r w:rsidR="00EC3E16" w:rsidRPr="002A65CB">
        <w:rPr>
          <w:rFonts w:ascii="Times New Roman" w:hAnsi="Times New Roman" w:cs="Times New Roman"/>
          <w:kern w:val="1"/>
          <w:sz w:val="24"/>
          <w:szCs w:val="24"/>
          <w:lang w:eastAsia="zh-CN"/>
        </w:rPr>
        <w:t>曲线的浓度及配置方法</w:t>
      </w:r>
    </w:p>
    <w:tbl>
      <w:tblPr>
        <w:tblW w:w="8031" w:type="dxa"/>
        <w:jc w:val="center"/>
        <w:tblLayout w:type="fixed"/>
        <w:tblLook w:val="04A0" w:firstRow="1" w:lastRow="0" w:firstColumn="1" w:lastColumn="0" w:noHBand="0" w:noVBand="1"/>
      </w:tblPr>
      <w:tblGrid>
        <w:gridCol w:w="2835"/>
        <w:gridCol w:w="2127"/>
        <w:gridCol w:w="3069"/>
      </w:tblGrid>
      <w:tr w:rsidR="002A65CB" w:rsidRPr="002A65CB" w14:paraId="70D31AB3" w14:textId="77777777" w:rsidTr="002A65CB">
        <w:trPr>
          <w:trHeight w:val="450"/>
          <w:jc w:val="center"/>
        </w:trPr>
        <w:tc>
          <w:tcPr>
            <w:tcW w:w="2835" w:type="dxa"/>
            <w:tcBorders>
              <w:top w:val="single" w:sz="4" w:space="0" w:color="auto"/>
              <w:bottom w:val="single" w:sz="4" w:space="0" w:color="auto"/>
            </w:tcBorders>
            <w:shd w:val="clear" w:color="auto" w:fill="auto"/>
            <w:vAlign w:val="center"/>
          </w:tcPr>
          <w:p w14:paraId="24F2A8D6" w14:textId="77777777" w:rsidR="00EC3E16" w:rsidRPr="002A65CB" w:rsidRDefault="00EC3E16" w:rsidP="00F63B1C">
            <w:pPr>
              <w:pStyle w:val="afff5"/>
              <w:ind w:firstLineChars="0" w:firstLine="0"/>
              <w:jc w:val="center"/>
              <w:rPr>
                <w:rFonts w:ascii="Times New Roman" w:hAnsi="Times New Roman" w:cs="Times New Roman"/>
                <w:b/>
                <w:sz w:val="24"/>
                <w:szCs w:val="24"/>
                <w:lang w:val="fr-FR"/>
              </w:rPr>
            </w:pPr>
            <w:r w:rsidRPr="002A65CB">
              <w:rPr>
                <w:rFonts w:ascii="Times New Roman" w:hAnsi="Times New Roman" w:cs="Times New Roman"/>
                <w:bCs/>
                <w:sz w:val="24"/>
                <w:szCs w:val="24"/>
              </w:rPr>
              <w:t>λ</w:t>
            </w:r>
            <w:r w:rsidRPr="002A65CB">
              <w:rPr>
                <w:rFonts w:ascii="Times New Roman" w:hAnsi="Times New Roman" w:cs="Times New Roman"/>
                <w:b/>
                <w:kern w:val="0"/>
                <w:sz w:val="24"/>
                <w:szCs w:val="24"/>
                <w:lang w:val="fr-FR"/>
              </w:rPr>
              <w:t xml:space="preserve"> DNA</w:t>
            </w:r>
            <w:r w:rsidRPr="002A65CB">
              <w:rPr>
                <w:rFonts w:ascii="Times New Roman" w:hAnsi="Times New Roman" w:cs="Times New Roman"/>
                <w:b/>
                <w:kern w:val="0"/>
                <w:sz w:val="24"/>
                <w:szCs w:val="24"/>
                <w:lang w:val="fr-FR"/>
              </w:rPr>
              <w:t>浓度</w:t>
            </w:r>
            <w:r w:rsidRPr="002A65CB">
              <w:rPr>
                <w:rFonts w:ascii="Times New Roman" w:hAnsi="Times New Roman" w:cs="Times New Roman"/>
                <w:b/>
                <w:kern w:val="0"/>
                <w:sz w:val="24"/>
                <w:szCs w:val="24"/>
                <w:lang w:val="fr-FR"/>
              </w:rPr>
              <w:t xml:space="preserve"> (ng/</w:t>
            </w:r>
            <w:r w:rsidRPr="002A65CB">
              <w:rPr>
                <w:rFonts w:ascii="Times New Roman" w:hAnsi="Times New Roman" w:cs="Times New Roman"/>
                <w:b/>
                <w:kern w:val="0"/>
                <w:sz w:val="24"/>
                <w:szCs w:val="24"/>
              </w:rPr>
              <w:t>μ</w:t>
            </w:r>
            <w:r w:rsidRPr="002A65CB">
              <w:rPr>
                <w:rFonts w:ascii="Times New Roman" w:hAnsi="Times New Roman" w:cs="Times New Roman"/>
                <w:b/>
                <w:kern w:val="0"/>
                <w:sz w:val="24"/>
                <w:szCs w:val="24"/>
                <w:lang w:val="fr-FR"/>
              </w:rPr>
              <w:t>L)</w:t>
            </w:r>
          </w:p>
        </w:tc>
        <w:tc>
          <w:tcPr>
            <w:tcW w:w="2127" w:type="dxa"/>
            <w:tcBorders>
              <w:top w:val="single" w:sz="4" w:space="0" w:color="auto"/>
              <w:bottom w:val="single" w:sz="4" w:space="0" w:color="auto"/>
            </w:tcBorders>
            <w:shd w:val="clear" w:color="auto" w:fill="auto"/>
            <w:vAlign w:val="center"/>
          </w:tcPr>
          <w:p w14:paraId="0C43E80C" w14:textId="77777777" w:rsidR="00EC3E16" w:rsidRPr="002A65CB" w:rsidRDefault="00EC3E16" w:rsidP="00F63B1C">
            <w:pPr>
              <w:pStyle w:val="afff5"/>
              <w:ind w:firstLineChars="0" w:firstLine="0"/>
              <w:jc w:val="center"/>
              <w:rPr>
                <w:rFonts w:ascii="Times New Roman" w:hAnsi="Times New Roman" w:cs="Times New Roman"/>
                <w:b/>
                <w:sz w:val="24"/>
                <w:szCs w:val="24"/>
              </w:rPr>
            </w:pPr>
            <w:r w:rsidRPr="002A65CB">
              <w:rPr>
                <w:rFonts w:ascii="Times New Roman" w:hAnsi="Times New Roman" w:cs="Times New Roman"/>
                <w:b/>
                <w:kern w:val="0"/>
                <w:sz w:val="24"/>
                <w:szCs w:val="24"/>
              </w:rPr>
              <w:t>1× TE</w:t>
            </w:r>
            <w:r w:rsidRPr="002A65CB">
              <w:rPr>
                <w:rFonts w:ascii="Times New Roman" w:hAnsi="Times New Roman" w:cs="Times New Roman"/>
                <w:b/>
                <w:kern w:val="0"/>
                <w:sz w:val="24"/>
                <w:szCs w:val="24"/>
              </w:rPr>
              <w:t>体积</w:t>
            </w:r>
            <w:r w:rsidRPr="002A65CB">
              <w:rPr>
                <w:rFonts w:ascii="Times New Roman" w:hAnsi="Times New Roman" w:cs="Times New Roman"/>
                <w:b/>
                <w:kern w:val="0"/>
                <w:sz w:val="24"/>
                <w:szCs w:val="24"/>
              </w:rPr>
              <w:t xml:space="preserve"> (</w:t>
            </w:r>
            <w:proofErr w:type="spellStart"/>
            <w:r w:rsidRPr="002A65CB">
              <w:rPr>
                <w:rFonts w:ascii="Times New Roman" w:hAnsi="Times New Roman" w:cs="Times New Roman"/>
                <w:b/>
                <w:kern w:val="0"/>
                <w:sz w:val="24"/>
                <w:szCs w:val="24"/>
              </w:rPr>
              <w:t>μL</w:t>
            </w:r>
            <w:proofErr w:type="spellEnd"/>
            <w:r w:rsidRPr="002A65CB">
              <w:rPr>
                <w:rFonts w:ascii="Times New Roman" w:hAnsi="Times New Roman" w:cs="Times New Roman"/>
                <w:b/>
                <w:kern w:val="0"/>
                <w:sz w:val="24"/>
                <w:szCs w:val="24"/>
              </w:rPr>
              <w:t>)</w:t>
            </w:r>
          </w:p>
        </w:tc>
        <w:tc>
          <w:tcPr>
            <w:tcW w:w="3069" w:type="dxa"/>
            <w:tcBorders>
              <w:top w:val="single" w:sz="4" w:space="0" w:color="auto"/>
              <w:bottom w:val="single" w:sz="4" w:space="0" w:color="auto"/>
            </w:tcBorders>
            <w:shd w:val="clear" w:color="auto" w:fill="auto"/>
            <w:vAlign w:val="center"/>
          </w:tcPr>
          <w:p w14:paraId="2429C0B8" w14:textId="77777777" w:rsidR="00EC3E16" w:rsidRPr="002A65CB" w:rsidRDefault="00EC3E16" w:rsidP="00F63B1C">
            <w:pPr>
              <w:pStyle w:val="afff5"/>
              <w:ind w:firstLineChars="0" w:firstLine="0"/>
              <w:jc w:val="center"/>
              <w:rPr>
                <w:rFonts w:ascii="Times New Roman" w:hAnsi="Times New Roman" w:cs="Times New Roman"/>
                <w:b/>
                <w:sz w:val="24"/>
                <w:szCs w:val="24"/>
              </w:rPr>
            </w:pPr>
            <w:r w:rsidRPr="002A65CB">
              <w:rPr>
                <w:rFonts w:ascii="Times New Roman" w:hAnsi="Times New Roman" w:cs="Times New Roman"/>
                <w:b/>
                <w:kern w:val="0"/>
                <w:sz w:val="24"/>
                <w:szCs w:val="24"/>
              </w:rPr>
              <w:t xml:space="preserve">2 </w:t>
            </w:r>
            <w:proofErr w:type="spellStart"/>
            <w:r w:rsidRPr="002A65CB">
              <w:rPr>
                <w:rFonts w:ascii="Times New Roman" w:hAnsi="Times New Roman" w:cs="Times New Roman"/>
                <w:b/>
                <w:kern w:val="0"/>
                <w:sz w:val="24"/>
                <w:szCs w:val="24"/>
              </w:rPr>
              <w:t>μg</w:t>
            </w:r>
            <w:proofErr w:type="spellEnd"/>
            <w:r w:rsidRPr="002A65CB">
              <w:rPr>
                <w:rFonts w:ascii="Times New Roman" w:hAnsi="Times New Roman" w:cs="Times New Roman"/>
                <w:b/>
                <w:kern w:val="0"/>
                <w:sz w:val="24"/>
                <w:szCs w:val="24"/>
              </w:rPr>
              <w:t xml:space="preserve">/mL </w:t>
            </w:r>
            <w:r w:rsidRPr="002A65CB">
              <w:rPr>
                <w:rFonts w:ascii="Times New Roman" w:hAnsi="Times New Roman" w:cs="Times New Roman"/>
                <w:bCs/>
                <w:sz w:val="24"/>
                <w:szCs w:val="24"/>
              </w:rPr>
              <w:t xml:space="preserve">λ </w:t>
            </w:r>
            <w:r w:rsidRPr="002A65CB">
              <w:rPr>
                <w:rFonts w:ascii="Times New Roman" w:hAnsi="Times New Roman" w:cs="Times New Roman"/>
                <w:b/>
                <w:kern w:val="0"/>
                <w:sz w:val="24"/>
                <w:szCs w:val="24"/>
              </w:rPr>
              <w:t>DNA</w:t>
            </w:r>
            <w:r w:rsidRPr="002A65CB">
              <w:rPr>
                <w:rFonts w:ascii="Times New Roman" w:hAnsi="Times New Roman" w:cs="Times New Roman"/>
                <w:b/>
                <w:kern w:val="0"/>
                <w:sz w:val="24"/>
                <w:szCs w:val="24"/>
              </w:rPr>
              <w:t>体积</w:t>
            </w:r>
            <w:r w:rsidRPr="002A65CB">
              <w:rPr>
                <w:rFonts w:ascii="Times New Roman" w:hAnsi="Times New Roman" w:cs="Times New Roman"/>
                <w:b/>
                <w:kern w:val="0"/>
                <w:sz w:val="24"/>
                <w:szCs w:val="24"/>
              </w:rPr>
              <w:t xml:space="preserve"> (</w:t>
            </w:r>
            <w:proofErr w:type="spellStart"/>
            <w:r w:rsidRPr="002A65CB">
              <w:rPr>
                <w:rFonts w:ascii="Times New Roman" w:hAnsi="Times New Roman" w:cs="Times New Roman"/>
                <w:b/>
                <w:kern w:val="0"/>
                <w:sz w:val="24"/>
                <w:szCs w:val="24"/>
              </w:rPr>
              <w:t>μL</w:t>
            </w:r>
            <w:proofErr w:type="spellEnd"/>
            <w:r w:rsidRPr="002A65CB">
              <w:rPr>
                <w:rFonts w:ascii="Times New Roman" w:hAnsi="Times New Roman" w:cs="Times New Roman"/>
                <w:b/>
                <w:kern w:val="0"/>
                <w:sz w:val="24"/>
                <w:szCs w:val="24"/>
              </w:rPr>
              <w:t>)</w:t>
            </w:r>
          </w:p>
        </w:tc>
      </w:tr>
      <w:tr w:rsidR="002A65CB" w:rsidRPr="002A65CB" w14:paraId="2EDBFDAA" w14:textId="77777777" w:rsidTr="002A65CB">
        <w:trPr>
          <w:trHeight w:val="248"/>
          <w:jc w:val="center"/>
        </w:trPr>
        <w:tc>
          <w:tcPr>
            <w:tcW w:w="2835" w:type="dxa"/>
            <w:tcBorders>
              <w:top w:val="single" w:sz="4" w:space="0" w:color="auto"/>
            </w:tcBorders>
            <w:shd w:val="clear" w:color="auto" w:fill="auto"/>
          </w:tcPr>
          <w:p w14:paraId="6DB42648" w14:textId="77777777" w:rsidR="00EC3E16" w:rsidRPr="002A65CB" w:rsidRDefault="00EC3E16" w:rsidP="00F63B1C">
            <w:pPr>
              <w:jc w:val="center"/>
              <w:rPr>
                <w:rFonts w:ascii="Times New Roman" w:hAnsi="Times New Roman" w:cs="Times New Roman"/>
                <w:sz w:val="24"/>
                <w:szCs w:val="24"/>
              </w:rPr>
            </w:pPr>
            <w:r w:rsidRPr="002A65CB">
              <w:rPr>
                <w:rFonts w:ascii="Times New Roman" w:hAnsi="Times New Roman" w:cs="Times New Roman"/>
                <w:sz w:val="24"/>
                <w:szCs w:val="24"/>
              </w:rPr>
              <w:t>0.75</w:t>
            </w:r>
          </w:p>
        </w:tc>
        <w:tc>
          <w:tcPr>
            <w:tcW w:w="2127" w:type="dxa"/>
            <w:tcBorders>
              <w:top w:val="single" w:sz="4" w:space="0" w:color="auto"/>
            </w:tcBorders>
            <w:shd w:val="clear" w:color="auto" w:fill="auto"/>
          </w:tcPr>
          <w:p w14:paraId="332D8FAB" w14:textId="77777777" w:rsidR="00EC3E16" w:rsidRPr="002A65CB" w:rsidRDefault="00EC3E16" w:rsidP="00F63B1C">
            <w:pPr>
              <w:jc w:val="center"/>
              <w:rPr>
                <w:rFonts w:ascii="Times New Roman" w:hAnsi="Times New Roman" w:cs="Times New Roman"/>
                <w:sz w:val="24"/>
                <w:szCs w:val="24"/>
              </w:rPr>
            </w:pPr>
            <w:r w:rsidRPr="002A65CB">
              <w:rPr>
                <w:rFonts w:ascii="Times New Roman" w:hAnsi="Times New Roman" w:cs="Times New Roman"/>
                <w:sz w:val="24"/>
                <w:szCs w:val="24"/>
              </w:rPr>
              <w:t>12.5</w:t>
            </w:r>
          </w:p>
        </w:tc>
        <w:tc>
          <w:tcPr>
            <w:tcW w:w="3069" w:type="dxa"/>
            <w:tcBorders>
              <w:top w:val="single" w:sz="4" w:space="0" w:color="auto"/>
            </w:tcBorders>
            <w:shd w:val="clear" w:color="auto" w:fill="auto"/>
          </w:tcPr>
          <w:p w14:paraId="75ED622B" w14:textId="77777777" w:rsidR="00EC3E16" w:rsidRPr="002A65CB" w:rsidRDefault="00EC3E16" w:rsidP="00F63B1C">
            <w:pPr>
              <w:jc w:val="center"/>
              <w:rPr>
                <w:rFonts w:ascii="Times New Roman" w:hAnsi="Times New Roman" w:cs="Times New Roman"/>
                <w:sz w:val="24"/>
                <w:szCs w:val="24"/>
              </w:rPr>
            </w:pPr>
            <w:r w:rsidRPr="002A65CB">
              <w:rPr>
                <w:rFonts w:ascii="Times New Roman" w:hAnsi="Times New Roman" w:cs="Times New Roman"/>
                <w:sz w:val="24"/>
                <w:szCs w:val="24"/>
              </w:rPr>
              <w:t>37.5</w:t>
            </w:r>
          </w:p>
        </w:tc>
      </w:tr>
      <w:tr w:rsidR="002A65CB" w:rsidRPr="002A65CB" w14:paraId="38757AA0" w14:textId="77777777" w:rsidTr="002A65CB">
        <w:trPr>
          <w:trHeight w:val="248"/>
          <w:jc w:val="center"/>
        </w:trPr>
        <w:tc>
          <w:tcPr>
            <w:tcW w:w="2835" w:type="dxa"/>
            <w:shd w:val="clear" w:color="auto" w:fill="auto"/>
          </w:tcPr>
          <w:p w14:paraId="489F27EB" w14:textId="77777777" w:rsidR="00EC3E16" w:rsidRPr="002A65CB" w:rsidRDefault="00EC3E16" w:rsidP="00F63B1C">
            <w:pPr>
              <w:jc w:val="center"/>
              <w:rPr>
                <w:rFonts w:ascii="Times New Roman" w:hAnsi="Times New Roman" w:cs="Times New Roman"/>
                <w:sz w:val="24"/>
                <w:szCs w:val="24"/>
              </w:rPr>
            </w:pPr>
            <w:r w:rsidRPr="002A65CB">
              <w:rPr>
                <w:rFonts w:ascii="Times New Roman" w:hAnsi="Times New Roman" w:cs="Times New Roman"/>
                <w:sz w:val="24"/>
                <w:szCs w:val="24"/>
              </w:rPr>
              <w:t>0.5</w:t>
            </w:r>
          </w:p>
        </w:tc>
        <w:tc>
          <w:tcPr>
            <w:tcW w:w="2127" w:type="dxa"/>
            <w:shd w:val="clear" w:color="auto" w:fill="auto"/>
          </w:tcPr>
          <w:p w14:paraId="1CCB2EF3" w14:textId="77777777" w:rsidR="00EC3E16" w:rsidRPr="002A65CB" w:rsidRDefault="00EC3E16" w:rsidP="00F63B1C">
            <w:pPr>
              <w:jc w:val="center"/>
              <w:rPr>
                <w:rFonts w:ascii="Times New Roman" w:hAnsi="Times New Roman" w:cs="Times New Roman"/>
                <w:sz w:val="24"/>
                <w:szCs w:val="24"/>
              </w:rPr>
            </w:pPr>
            <w:r w:rsidRPr="002A65CB">
              <w:rPr>
                <w:rFonts w:ascii="Times New Roman" w:hAnsi="Times New Roman" w:cs="Times New Roman"/>
                <w:sz w:val="24"/>
                <w:szCs w:val="24"/>
              </w:rPr>
              <w:t>25</w:t>
            </w:r>
          </w:p>
        </w:tc>
        <w:tc>
          <w:tcPr>
            <w:tcW w:w="3069" w:type="dxa"/>
            <w:shd w:val="clear" w:color="auto" w:fill="auto"/>
          </w:tcPr>
          <w:p w14:paraId="39D4EC2E" w14:textId="77777777" w:rsidR="00EC3E16" w:rsidRPr="002A65CB" w:rsidRDefault="00EC3E16" w:rsidP="00F63B1C">
            <w:pPr>
              <w:jc w:val="center"/>
              <w:rPr>
                <w:rFonts w:ascii="Times New Roman" w:hAnsi="Times New Roman" w:cs="Times New Roman"/>
                <w:sz w:val="24"/>
                <w:szCs w:val="24"/>
              </w:rPr>
            </w:pPr>
            <w:r w:rsidRPr="002A65CB">
              <w:rPr>
                <w:rFonts w:ascii="Times New Roman" w:hAnsi="Times New Roman" w:cs="Times New Roman"/>
                <w:sz w:val="24"/>
                <w:szCs w:val="24"/>
              </w:rPr>
              <w:t>25</w:t>
            </w:r>
          </w:p>
        </w:tc>
      </w:tr>
      <w:tr w:rsidR="002A65CB" w:rsidRPr="002A65CB" w14:paraId="534CEE2E" w14:textId="77777777" w:rsidTr="002A65CB">
        <w:trPr>
          <w:trHeight w:val="238"/>
          <w:jc w:val="center"/>
        </w:trPr>
        <w:tc>
          <w:tcPr>
            <w:tcW w:w="2835" w:type="dxa"/>
            <w:shd w:val="clear" w:color="auto" w:fill="auto"/>
          </w:tcPr>
          <w:p w14:paraId="0DEE24C5" w14:textId="77777777" w:rsidR="00EC3E16" w:rsidRPr="002A65CB" w:rsidRDefault="00EC3E16" w:rsidP="00F63B1C">
            <w:pPr>
              <w:jc w:val="center"/>
              <w:rPr>
                <w:rFonts w:ascii="Times New Roman" w:hAnsi="Times New Roman" w:cs="Times New Roman"/>
                <w:sz w:val="24"/>
                <w:szCs w:val="24"/>
              </w:rPr>
            </w:pPr>
            <w:r w:rsidRPr="002A65CB">
              <w:rPr>
                <w:rFonts w:ascii="Times New Roman" w:hAnsi="Times New Roman" w:cs="Times New Roman"/>
                <w:sz w:val="24"/>
                <w:szCs w:val="24"/>
              </w:rPr>
              <w:t>0.4</w:t>
            </w:r>
          </w:p>
        </w:tc>
        <w:tc>
          <w:tcPr>
            <w:tcW w:w="2127" w:type="dxa"/>
            <w:shd w:val="clear" w:color="auto" w:fill="auto"/>
          </w:tcPr>
          <w:p w14:paraId="0405487A" w14:textId="77777777" w:rsidR="00EC3E16" w:rsidRPr="002A65CB" w:rsidRDefault="00EC3E16" w:rsidP="00F63B1C">
            <w:pPr>
              <w:jc w:val="center"/>
              <w:rPr>
                <w:rFonts w:ascii="Times New Roman" w:hAnsi="Times New Roman" w:cs="Times New Roman"/>
                <w:sz w:val="24"/>
                <w:szCs w:val="24"/>
              </w:rPr>
            </w:pPr>
            <w:r w:rsidRPr="002A65CB">
              <w:rPr>
                <w:rFonts w:ascii="Times New Roman" w:hAnsi="Times New Roman" w:cs="Times New Roman"/>
                <w:sz w:val="24"/>
                <w:szCs w:val="24"/>
              </w:rPr>
              <w:t>30</w:t>
            </w:r>
          </w:p>
        </w:tc>
        <w:tc>
          <w:tcPr>
            <w:tcW w:w="3069" w:type="dxa"/>
            <w:shd w:val="clear" w:color="auto" w:fill="auto"/>
          </w:tcPr>
          <w:p w14:paraId="59BA188E" w14:textId="77777777" w:rsidR="00EC3E16" w:rsidRPr="002A65CB" w:rsidRDefault="00EC3E16" w:rsidP="00F63B1C">
            <w:pPr>
              <w:jc w:val="center"/>
              <w:rPr>
                <w:rFonts w:ascii="Times New Roman" w:hAnsi="Times New Roman" w:cs="Times New Roman"/>
                <w:sz w:val="24"/>
                <w:szCs w:val="24"/>
              </w:rPr>
            </w:pPr>
            <w:r w:rsidRPr="002A65CB">
              <w:rPr>
                <w:rFonts w:ascii="Times New Roman" w:hAnsi="Times New Roman" w:cs="Times New Roman"/>
                <w:sz w:val="24"/>
                <w:szCs w:val="24"/>
              </w:rPr>
              <w:t>20</w:t>
            </w:r>
          </w:p>
        </w:tc>
      </w:tr>
      <w:tr w:rsidR="002A65CB" w:rsidRPr="002A65CB" w14:paraId="55B5B4E6" w14:textId="77777777" w:rsidTr="002A65CB">
        <w:trPr>
          <w:trHeight w:val="248"/>
          <w:jc w:val="center"/>
        </w:trPr>
        <w:tc>
          <w:tcPr>
            <w:tcW w:w="2835" w:type="dxa"/>
            <w:shd w:val="clear" w:color="auto" w:fill="auto"/>
          </w:tcPr>
          <w:p w14:paraId="495A3872" w14:textId="77777777" w:rsidR="00EC3E16" w:rsidRPr="002A65CB" w:rsidRDefault="00EC3E16" w:rsidP="00F63B1C">
            <w:pPr>
              <w:jc w:val="center"/>
              <w:rPr>
                <w:rFonts w:ascii="Times New Roman" w:hAnsi="Times New Roman" w:cs="Times New Roman"/>
                <w:sz w:val="24"/>
                <w:szCs w:val="24"/>
              </w:rPr>
            </w:pPr>
            <w:r w:rsidRPr="002A65CB">
              <w:rPr>
                <w:rFonts w:ascii="Times New Roman" w:hAnsi="Times New Roman" w:cs="Times New Roman"/>
                <w:sz w:val="24"/>
                <w:szCs w:val="24"/>
              </w:rPr>
              <w:t>0.25</w:t>
            </w:r>
          </w:p>
        </w:tc>
        <w:tc>
          <w:tcPr>
            <w:tcW w:w="2127" w:type="dxa"/>
            <w:shd w:val="clear" w:color="auto" w:fill="auto"/>
          </w:tcPr>
          <w:p w14:paraId="2534502C" w14:textId="77777777" w:rsidR="00EC3E16" w:rsidRPr="002A65CB" w:rsidRDefault="00EC3E16" w:rsidP="00F63B1C">
            <w:pPr>
              <w:jc w:val="center"/>
              <w:rPr>
                <w:rFonts w:ascii="Times New Roman" w:hAnsi="Times New Roman" w:cs="Times New Roman"/>
                <w:sz w:val="24"/>
                <w:szCs w:val="24"/>
              </w:rPr>
            </w:pPr>
            <w:r w:rsidRPr="002A65CB">
              <w:rPr>
                <w:rFonts w:ascii="Times New Roman" w:hAnsi="Times New Roman" w:cs="Times New Roman"/>
                <w:sz w:val="24"/>
                <w:szCs w:val="24"/>
              </w:rPr>
              <w:t>37.5</w:t>
            </w:r>
          </w:p>
        </w:tc>
        <w:tc>
          <w:tcPr>
            <w:tcW w:w="3069" w:type="dxa"/>
            <w:shd w:val="clear" w:color="auto" w:fill="auto"/>
          </w:tcPr>
          <w:p w14:paraId="62F46AE5" w14:textId="77777777" w:rsidR="00EC3E16" w:rsidRPr="002A65CB" w:rsidRDefault="00EC3E16" w:rsidP="00F63B1C">
            <w:pPr>
              <w:jc w:val="center"/>
              <w:rPr>
                <w:rFonts w:ascii="Times New Roman" w:hAnsi="Times New Roman" w:cs="Times New Roman"/>
                <w:sz w:val="24"/>
                <w:szCs w:val="24"/>
              </w:rPr>
            </w:pPr>
            <w:r w:rsidRPr="002A65CB">
              <w:rPr>
                <w:rFonts w:ascii="Times New Roman" w:hAnsi="Times New Roman" w:cs="Times New Roman"/>
                <w:sz w:val="24"/>
                <w:szCs w:val="24"/>
              </w:rPr>
              <w:t>12.5</w:t>
            </w:r>
          </w:p>
        </w:tc>
      </w:tr>
      <w:tr w:rsidR="002A65CB" w:rsidRPr="002A65CB" w14:paraId="4F3D1FF9" w14:textId="77777777" w:rsidTr="002A65CB">
        <w:trPr>
          <w:trHeight w:val="248"/>
          <w:jc w:val="center"/>
        </w:trPr>
        <w:tc>
          <w:tcPr>
            <w:tcW w:w="2835" w:type="dxa"/>
            <w:shd w:val="clear" w:color="auto" w:fill="auto"/>
          </w:tcPr>
          <w:p w14:paraId="36E9B000" w14:textId="77777777" w:rsidR="00EC3E16" w:rsidRPr="002A65CB" w:rsidRDefault="00EC3E16" w:rsidP="00F63B1C">
            <w:pPr>
              <w:jc w:val="center"/>
              <w:rPr>
                <w:rFonts w:ascii="Times New Roman" w:hAnsi="Times New Roman" w:cs="Times New Roman"/>
                <w:sz w:val="24"/>
                <w:szCs w:val="24"/>
              </w:rPr>
            </w:pPr>
            <w:r w:rsidRPr="002A65CB">
              <w:rPr>
                <w:rFonts w:ascii="Times New Roman" w:hAnsi="Times New Roman" w:cs="Times New Roman"/>
                <w:sz w:val="24"/>
                <w:szCs w:val="24"/>
              </w:rPr>
              <w:t>0.1</w:t>
            </w:r>
          </w:p>
        </w:tc>
        <w:tc>
          <w:tcPr>
            <w:tcW w:w="2127" w:type="dxa"/>
            <w:shd w:val="clear" w:color="auto" w:fill="auto"/>
          </w:tcPr>
          <w:p w14:paraId="3E11BEAD" w14:textId="77777777" w:rsidR="00EC3E16" w:rsidRPr="002A65CB" w:rsidRDefault="00EC3E16" w:rsidP="00F63B1C">
            <w:pPr>
              <w:jc w:val="center"/>
              <w:rPr>
                <w:rFonts w:ascii="Times New Roman" w:hAnsi="Times New Roman" w:cs="Times New Roman"/>
                <w:sz w:val="24"/>
                <w:szCs w:val="24"/>
              </w:rPr>
            </w:pPr>
            <w:r w:rsidRPr="002A65CB">
              <w:rPr>
                <w:rFonts w:ascii="Times New Roman" w:hAnsi="Times New Roman" w:cs="Times New Roman"/>
                <w:sz w:val="24"/>
                <w:szCs w:val="24"/>
              </w:rPr>
              <w:t>45</w:t>
            </w:r>
          </w:p>
        </w:tc>
        <w:tc>
          <w:tcPr>
            <w:tcW w:w="3069" w:type="dxa"/>
            <w:shd w:val="clear" w:color="auto" w:fill="auto"/>
          </w:tcPr>
          <w:p w14:paraId="49CCC20C" w14:textId="77777777" w:rsidR="00EC3E16" w:rsidRPr="002A65CB" w:rsidRDefault="00EC3E16" w:rsidP="00F63B1C">
            <w:pPr>
              <w:jc w:val="center"/>
              <w:rPr>
                <w:rFonts w:ascii="Times New Roman" w:hAnsi="Times New Roman" w:cs="Times New Roman"/>
                <w:sz w:val="24"/>
                <w:szCs w:val="24"/>
              </w:rPr>
            </w:pPr>
            <w:r w:rsidRPr="002A65CB">
              <w:rPr>
                <w:rFonts w:ascii="Times New Roman" w:hAnsi="Times New Roman" w:cs="Times New Roman"/>
                <w:sz w:val="24"/>
                <w:szCs w:val="24"/>
              </w:rPr>
              <w:t>5</w:t>
            </w:r>
          </w:p>
        </w:tc>
      </w:tr>
      <w:tr w:rsidR="002A65CB" w:rsidRPr="002A65CB" w14:paraId="3D3356F8" w14:textId="77777777" w:rsidTr="002A65CB">
        <w:trPr>
          <w:trHeight w:val="238"/>
          <w:jc w:val="center"/>
        </w:trPr>
        <w:tc>
          <w:tcPr>
            <w:tcW w:w="2835" w:type="dxa"/>
            <w:shd w:val="clear" w:color="auto" w:fill="auto"/>
          </w:tcPr>
          <w:p w14:paraId="77007696" w14:textId="77777777" w:rsidR="00EC3E16" w:rsidRPr="002A65CB" w:rsidRDefault="00EC3E16" w:rsidP="00F63B1C">
            <w:pPr>
              <w:jc w:val="center"/>
              <w:rPr>
                <w:rFonts w:ascii="Times New Roman" w:hAnsi="Times New Roman" w:cs="Times New Roman"/>
                <w:sz w:val="24"/>
                <w:szCs w:val="24"/>
              </w:rPr>
            </w:pPr>
            <w:r w:rsidRPr="002A65CB">
              <w:rPr>
                <w:rFonts w:ascii="Times New Roman" w:hAnsi="Times New Roman" w:cs="Times New Roman"/>
                <w:sz w:val="24"/>
                <w:szCs w:val="24"/>
              </w:rPr>
              <w:t>0.05</w:t>
            </w:r>
          </w:p>
        </w:tc>
        <w:tc>
          <w:tcPr>
            <w:tcW w:w="2127" w:type="dxa"/>
            <w:shd w:val="clear" w:color="auto" w:fill="auto"/>
          </w:tcPr>
          <w:p w14:paraId="67D23E3E" w14:textId="77777777" w:rsidR="00EC3E16" w:rsidRPr="002A65CB" w:rsidRDefault="00EC3E16" w:rsidP="00F63B1C">
            <w:pPr>
              <w:jc w:val="center"/>
              <w:rPr>
                <w:rFonts w:ascii="Times New Roman" w:hAnsi="Times New Roman" w:cs="Times New Roman"/>
                <w:sz w:val="24"/>
                <w:szCs w:val="24"/>
              </w:rPr>
            </w:pPr>
            <w:r w:rsidRPr="002A65CB">
              <w:rPr>
                <w:rFonts w:ascii="Times New Roman" w:hAnsi="Times New Roman" w:cs="Times New Roman"/>
                <w:sz w:val="24"/>
                <w:szCs w:val="24"/>
              </w:rPr>
              <w:t>47.5</w:t>
            </w:r>
          </w:p>
        </w:tc>
        <w:tc>
          <w:tcPr>
            <w:tcW w:w="3069" w:type="dxa"/>
            <w:shd w:val="clear" w:color="auto" w:fill="auto"/>
          </w:tcPr>
          <w:p w14:paraId="07AAC424" w14:textId="77777777" w:rsidR="00EC3E16" w:rsidRPr="002A65CB" w:rsidRDefault="00EC3E16" w:rsidP="00F63B1C">
            <w:pPr>
              <w:jc w:val="center"/>
              <w:rPr>
                <w:rFonts w:ascii="Times New Roman" w:hAnsi="Times New Roman" w:cs="Times New Roman"/>
                <w:sz w:val="24"/>
                <w:szCs w:val="24"/>
              </w:rPr>
            </w:pPr>
            <w:r w:rsidRPr="002A65CB">
              <w:rPr>
                <w:rFonts w:ascii="Times New Roman" w:hAnsi="Times New Roman" w:cs="Times New Roman"/>
                <w:sz w:val="24"/>
                <w:szCs w:val="24"/>
              </w:rPr>
              <w:t>2.5</w:t>
            </w:r>
          </w:p>
        </w:tc>
      </w:tr>
      <w:tr w:rsidR="002A65CB" w:rsidRPr="002A65CB" w14:paraId="7D17E0EA" w14:textId="77777777" w:rsidTr="002A65CB">
        <w:trPr>
          <w:trHeight w:val="238"/>
          <w:jc w:val="center"/>
        </w:trPr>
        <w:tc>
          <w:tcPr>
            <w:tcW w:w="2835" w:type="dxa"/>
            <w:shd w:val="clear" w:color="auto" w:fill="auto"/>
          </w:tcPr>
          <w:p w14:paraId="759C4347" w14:textId="77777777" w:rsidR="00EC3E16" w:rsidRPr="002A65CB" w:rsidRDefault="00EC3E16" w:rsidP="00F63B1C">
            <w:pPr>
              <w:jc w:val="center"/>
              <w:rPr>
                <w:rFonts w:ascii="Times New Roman" w:hAnsi="Times New Roman" w:cs="Times New Roman"/>
                <w:sz w:val="24"/>
                <w:szCs w:val="24"/>
              </w:rPr>
            </w:pPr>
            <w:r w:rsidRPr="002A65CB">
              <w:rPr>
                <w:rFonts w:ascii="Times New Roman" w:hAnsi="Times New Roman" w:cs="Times New Roman"/>
                <w:sz w:val="24"/>
                <w:szCs w:val="24"/>
              </w:rPr>
              <w:t>0.01</w:t>
            </w:r>
          </w:p>
        </w:tc>
        <w:tc>
          <w:tcPr>
            <w:tcW w:w="2127" w:type="dxa"/>
            <w:shd w:val="clear" w:color="auto" w:fill="auto"/>
          </w:tcPr>
          <w:p w14:paraId="06CDFD2C" w14:textId="77777777" w:rsidR="00EC3E16" w:rsidRPr="002A65CB" w:rsidRDefault="00EC3E16" w:rsidP="00F63B1C">
            <w:pPr>
              <w:jc w:val="center"/>
              <w:rPr>
                <w:rFonts w:ascii="Times New Roman" w:hAnsi="Times New Roman" w:cs="Times New Roman"/>
                <w:sz w:val="24"/>
                <w:szCs w:val="24"/>
              </w:rPr>
            </w:pPr>
            <w:r w:rsidRPr="002A65CB">
              <w:rPr>
                <w:rFonts w:ascii="Times New Roman" w:hAnsi="Times New Roman" w:cs="Times New Roman"/>
                <w:sz w:val="24"/>
                <w:szCs w:val="24"/>
              </w:rPr>
              <w:t>49.5</w:t>
            </w:r>
          </w:p>
        </w:tc>
        <w:tc>
          <w:tcPr>
            <w:tcW w:w="3069" w:type="dxa"/>
            <w:shd w:val="clear" w:color="auto" w:fill="auto"/>
          </w:tcPr>
          <w:p w14:paraId="2776368F" w14:textId="77777777" w:rsidR="00EC3E16" w:rsidRPr="002A65CB" w:rsidRDefault="00EC3E16" w:rsidP="00F63B1C">
            <w:pPr>
              <w:jc w:val="center"/>
              <w:rPr>
                <w:rFonts w:ascii="Times New Roman" w:hAnsi="Times New Roman" w:cs="Times New Roman"/>
                <w:sz w:val="24"/>
                <w:szCs w:val="24"/>
              </w:rPr>
            </w:pPr>
            <w:r w:rsidRPr="002A65CB">
              <w:rPr>
                <w:rFonts w:ascii="Times New Roman" w:hAnsi="Times New Roman" w:cs="Times New Roman"/>
                <w:sz w:val="24"/>
                <w:szCs w:val="24"/>
              </w:rPr>
              <w:t>0.5</w:t>
            </w:r>
          </w:p>
        </w:tc>
      </w:tr>
      <w:tr w:rsidR="002A65CB" w:rsidRPr="002A65CB" w14:paraId="2BFAE985" w14:textId="77777777" w:rsidTr="002A65CB">
        <w:trPr>
          <w:trHeight w:val="258"/>
          <w:jc w:val="center"/>
        </w:trPr>
        <w:tc>
          <w:tcPr>
            <w:tcW w:w="2835" w:type="dxa"/>
            <w:tcBorders>
              <w:bottom w:val="single" w:sz="4" w:space="0" w:color="auto"/>
            </w:tcBorders>
            <w:shd w:val="clear" w:color="auto" w:fill="auto"/>
            <w:vAlign w:val="center"/>
          </w:tcPr>
          <w:p w14:paraId="181C7077" w14:textId="6E2BCBF7" w:rsidR="00EC3E16" w:rsidRPr="002A65CB" w:rsidRDefault="00EC3E16" w:rsidP="00F63B1C">
            <w:pPr>
              <w:pStyle w:val="afff5"/>
              <w:ind w:firstLineChars="0" w:firstLine="0"/>
              <w:jc w:val="center"/>
              <w:rPr>
                <w:rFonts w:ascii="Times New Roman" w:hAnsi="Times New Roman" w:cs="Times New Roman"/>
                <w:sz w:val="24"/>
                <w:szCs w:val="24"/>
              </w:rPr>
            </w:pPr>
            <w:r w:rsidRPr="002A65CB">
              <w:rPr>
                <w:rFonts w:ascii="Times New Roman" w:hAnsi="Times New Roman" w:cs="Times New Roman"/>
                <w:kern w:val="0"/>
                <w:sz w:val="24"/>
                <w:szCs w:val="24"/>
              </w:rPr>
              <w:t>0</w:t>
            </w:r>
          </w:p>
        </w:tc>
        <w:tc>
          <w:tcPr>
            <w:tcW w:w="2127" w:type="dxa"/>
            <w:tcBorders>
              <w:bottom w:val="single" w:sz="4" w:space="0" w:color="auto"/>
            </w:tcBorders>
            <w:shd w:val="clear" w:color="auto" w:fill="auto"/>
            <w:vAlign w:val="center"/>
          </w:tcPr>
          <w:p w14:paraId="161337A9" w14:textId="77777777" w:rsidR="00EC3E16" w:rsidRPr="002A65CB" w:rsidRDefault="00EC3E16" w:rsidP="00F63B1C">
            <w:pPr>
              <w:pStyle w:val="afff5"/>
              <w:ind w:firstLineChars="0" w:firstLine="0"/>
              <w:jc w:val="center"/>
              <w:rPr>
                <w:rFonts w:ascii="Times New Roman" w:hAnsi="Times New Roman" w:cs="Times New Roman"/>
                <w:sz w:val="24"/>
                <w:szCs w:val="24"/>
              </w:rPr>
            </w:pPr>
            <w:r w:rsidRPr="002A65CB">
              <w:rPr>
                <w:rFonts w:ascii="Times New Roman" w:hAnsi="Times New Roman" w:cs="Times New Roman"/>
                <w:kern w:val="0"/>
                <w:sz w:val="24"/>
                <w:szCs w:val="24"/>
              </w:rPr>
              <w:t>50</w:t>
            </w:r>
          </w:p>
        </w:tc>
        <w:tc>
          <w:tcPr>
            <w:tcW w:w="3069" w:type="dxa"/>
            <w:tcBorders>
              <w:bottom w:val="single" w:sz="4" w:space="0" w:color="auto"/>
            </w:tcBorders>
            <w:shd w:val="clear" w:color="auto" w:fill="auto"/>
            <w:vAlign w:val="center"/>
          </w:tcPr>
          <w:p w14:paraId="7A4B0B3C" w14:textId="77777777" w:rsidR="00EC3E16" w:rsidRPr="002A65CB" w:rsidRDefault="00EC3E16" w:rsidP="00F63B1C">
            <w:pPr>
              <w:pStyle w:val="afff5"/>
              <w:ind w:firstLineChars="0" w:firstLine="0"/>
              <w:jc w:val="center"/>
              <w:rPr>
                <w:rFonts w:ascii="Times New Roman" w:hAnsi="Times New Roman" w:cs="Times New Roman"/>
                <w:sz w:val="24"/>
                <w:szCs w:val="24"/>
              </w:rPr>
            </w:pPr>
            <w:r w:rsidRPr="002A65CB">
              <w:rPr>
                <w:rFonts w:ascii="Times New Roman" w:hAnsi="Times New Roman" w:cs="Times New Roman"/>
                <w:kern w:val="0"/>
                <w:sz w:val="24"/>
                <w:szCs w:val="24"/>
              </w:rPr>
              <w:t>0</w:t>
            </w:r>
          </w:p>
        </w:tc>
      </w:tr>
    </w:tbl>
    <w:p w14:paraId="747B9EEE" w14:textId="3CCD12B2" w:rsidR="008C2ADD" w:rsidRPr="005C72EE" w:rsidRDefault="00EC3E16" w:rsidP="00382F67">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23. </w:t>
      </w:r>
      <w:r w:rsidRPr="005C72EE">
        <w:rPr>
          <w:rFonts w:ascii="Times New Roman" w:hAnsi="Times New Roman" w:cs="Times New Roman"/>
          <w:kern w:val="1"/>
          <w:sz w:val="24"/>
          <w:szCs w:val="24"/>
          <w:lang w:eastAsia="zh-CN"/>
        </w:rPr>
        <w:t>使用</w:t>
      </w:r>
      <w:r w:rsidRPr="005C72EE">
        <w:rPr>
          <w:rFonts w:ascii="Times New Roman" w:hAnsi="Times New Roman" w:cs="Times New Roman"/>
          <w:kern w:val="1"/>
          <w:sz w:val="24"/>
          <w:szCs w:val="24"/>
          <w:lang w:eastAsia="zh-CN"/>
        </w:rPr>
        <w:t>1×TE</w:t>
      </w:r>
      <w:r w:rsidRPr="005C72EE">
        <w:rPr>
          <w:rFonts w:ascii="Times New Roman" w:hAnsi="Times New Roman" w:cs="Times New Roman"/>
          <w:kern w:val="1"/>
          <w:sz w:val="24"/>
          <w:szCs w:val="24"/>
          <w:lang w:eastAsia="zh-CN"/>
        </w:rPr>
        <w:t>稀释样本</w:t>
      </w:r>
      <w:r w:rsidRPr="005C72EE">
        <w:rPr>
          <w:rFonts w:ascii="Times New Roman" w:hAnsi="Times New Roman" w:cs="Times New Roman"/>
          <w:kern w:val="1"/>
          <w:sz w:val="24"/>
          <w:szCs w:val="24"/>
          <w:lang w:eastAsia="zh-CN"/>
        </w:rPr>
        <w:t>DNA</w:t>
      </w:r>
      <w:r w:rsidRPr="005C72EE">
        <w:rPr>
          <w:rFonts w:ascii="Times New Roman" w:hAnsi="Times New Roman" w:cs="Times New Roman"/>
          <w:kern w:val="1"/>
          <w:sz w:val="24"/>
          <w:szCs w:val="24"/>
          <w:lang w:eastAsia="zh-CN"/>
        </w:rPr>
        <w:t>。将</w:t>
      </w:r>
      <w:r w:rsidRPr="005C72EE">
        <w:rPr>
          <w:rFonts w:ascii="Times New Roman" w:hAnsi="Times New Roman" w:cs="Times New Roman"/>
          <w:kern w:val="1"/>
          <w:sz w:val="24"/>
          <w:szCs w:val="24"/>
          <w:lang w:eastAsia="zh-CN"/>
        </w:rPr>
        <w:t xml:space="preserve">2 </w:t>
      </w:r>
      <w:proofErr w:type="spellStart"/>
      <w:r w:rsidRPr="005C72EE">
        <w:rPr>
          <w:rFonts w:ascii="Times New Roman" w:hAnsi="Times New Roman" w:cs="Times New Roman"/>
          <w:kern w:val="1"/>
          <w:sz w:val="24"/>
          <w:szCs w:val="24"/>
          <w:lang w:eastAsia="zh-CN"/>
        </w:rPr>
        <w:t>μL</w:t>
      </w:r>
      <w:proofErr w:type="spellEnd"/>
      <w:r w:rsidR="008C2ADD" w:rsidRPr="005C72EE">
        <w:rPr>
          <w:rFonts w:ascii="Times New Roman" w:hAnsi="Times New Roman" w:cs="Times New Roman"/>
          <w:kern w:val="1"/>
          <w:sz w:val="24"/>
          <w:szCs w:val="24"/>
          <w:lang w:eastAsia="zh-CN"/>
        </w:rPr>
        <w:t>稀释好的</w:t>
      </w:r>
      <w:r w:rsidRPr="005C72EE">
        <w:rPr>
          <w:rFonts w:ascii="Times New Roman" w:hAnsi="Times New Roman" w:cs="Times New Roman"/>
          <w:kern w:val="1"/>
          <w:sz w:val="24"/>
          <w:szCs w:val="24"/>
          <w:lang w:eastAsia="zh-CN"/>
        </w:rPr>
        <w:t>样本</w:t>
      </w:r>
      <w:r w:rsidR="008C2ADD" w:rsidRPr="005C72EE">
        <w:rPr>
          <w:rFonts w:ascii="Times New Roman" w:hAnsi="Times New Roman" w:cs="Times New Roman"/>
          <w:kern w:val="1"/>
          <w:sz w:val="24"/>
          <w:szCs w:val="24"/>
          <w:lang w:eastAsia="zh-CN"/>
        </w:rPr>
        <w:t>DNA</w:t>
      </w:r>
      <w:r w:rsidR="008C2ADD" w:rsidRPr="005C72EE">
        <w:rPr>
          <w:rFonts w:ascii="Times New Roman" w:hAnsi="Times New Roman" w:cs="Times New Roman"/>
          <w:kern w:val="1"/>
          <w:sz w:val="24"/>
          <w:szCs w:val="24"/>
          <w:lang w:eastAsia="zh-CN"/>
        </w:rPr>
        <w:t>和</w:t>
      </w:r>
      <w:r w:rsidR="008C2ADD" w:rsidRPr="005C72EE">
        <w:rPr>
          <w:rFonts w:ascii="Times New Roman" w:hAnsi="Times New Roman" w:cs="Times New Roman"/>
          <w:kern w:val="1"/>
          <w:sz w:val="24"/>
          <w:szCs w:val="24"/>
          <w:lang w:eastAsia="zh-CN"/>
        </w:rPr>
        <w:t xml:space="preserve">48 </w:t>
      </w:r>
      <w:proofErr w:type="spellStart"/>
      <w:r w:rsidR="008C2ADD" w:rsidRPr="005C72EE">
        <w:rPr>
          <w:rFonts w:ascii="Times New Roman" w:hAnsi="Times New Roman" w:cs="Times New Roman"/>
          <w:kern w:val="1"/>
          <w:sz w:val="24"/>
          <w:szCs w:val="24"/>
          <w:lang w:eastAsia="zh-CN"/>
        </w:rPr>
        <w:t>μL</w:t>
      </w:r>
      <w:proofErr w:type="spellEnd"/>
      <w:r w:rsidR="008C2ADD" w:rsidRPr="005C72EE">
        <w:rPr>
          <w:rFonts w:ascii="Times New Roman" w:hAnsi="Times New Roman" w:cs="Times New Roman"/>
          <w:kern w:val="1"/>
          <w:sz w:val="24"/>
          <w:szCs w:val="24"/>
          <w:lang w:eastAsia="zh-CN"/>
        </w:rPr>
        <w:t xml:space="preserve"> 1×TE</w:t>
      </w:r>
      <w:r w:rsidR="008C2ADD" w:rsidRPr="005C72EE">
        <w:rPr>
          <w:rFonts w:ascii="Times New Roman" w:hAnsi="Times New Roman" w:cs="Times New Roman"/>
          <w:kern w:val="1"/>
          <w:sz w:val="24"/>
          <w:szCs w:val="24"/>
          <w:lang w:eastAsia="zh-CN"/>
        </w:rPr>
        <w:t>加入</w:t>
      </w:r>
      <w:r w:rsidR="008C2ADD" w:rsidRPr="005C72EE">
        <w:rPr>
          <w:rFonts w:ascii="Times New Roman" w:hAnsi="Times New Roman" w:cs="Times New Roman"/>
          <w:kern w:val="1"/>
          <w:sz w:val="24"/>
          <w:szCs w:val="24"/>
          <w:lang w:eastAsia="zh-CN"/>
        </w:rPr>
        <w:t>96</w:t>
      </w:r>
      <w:proofErr w:type="gramStart"/>
      <w:r w:rsidR="008C2ADD" w:rsidRPr="005C72EE">
        <w:rPr>
          <w:rFonts w:ascii="Times New Roman" w:hAnsi="Times New Roman" w:cs="Times New Roman"/>
          <w:kern w:val="1"/>
          <w:sz w:val="24"/>
          <w:szCs w:val="24"/>
          <w:lang w:eastAsia="zh-CN"/>
        </w:rPr>
        <w:t>孔酶标</w:t>
      </w:r>
      <w:proofErr w:type="gramEnd"/>
      <w:r w:rsidR="008C2ADD" w:rsidRPr="005C72EE">
        <w:rPr>
          <w:rFonts w:ascii="Times New Roman" w:hAnsi="Times New Roman" w:cs="Times New Roman"/>
          <w:kern w:val="1"/>
          <w:sz w:val="24"/>
          <w:szCs w:val="24"/>
          <w:lang w:eastAsia="zh-CN"/>
        </w:rPr>
        <w:t>板的空孔中，混合均匀。</w:t>
      </w:r>
    </w:p>
    <w:p w14:paraId="5535E19C" w14:textId="59706C71" w:rsidR="008C2ADD" w:rsidRPr="005C72EE" w:rsidRDefault="008C2ADD" w:rsidP="00382F67">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24. </w:t>
      </w:r>
      <w:r w:rsidRPr="005C72EE">
        <w:rPr>
          <w:rFonts w:ascii="Times New Roman" w:hAnsi="Times New Roman" w:cs="Times New Roman"/>
          <w:kern w:val="1"/>
          <w:sz w:val="24"/>
          <w:szCs w:val="24"/>
          <w:lang w:eastAsia="zh-CN"/>
        </w:rPr>
        <w:t>添加荧光染料</w:t>
      </w:r>
      <w:proofErr w:type="spellStart"/>
      <w:r w:rsidRPr="005C72EE">
        <w:rPr>
          <w:rFonts w:ascii="Times New Roman" w:hAnsi="Times New Roman" w:cs="Times New Roman"/>
          <w:kern w:val="1"/>
          <w:sz w:val="24"/>
          <w:szCs w:val="24"/>
          <w:lang w:eastAsia="zh-CN"/>
        </w:rPr>
        <w:t>Pico</w:t>
      </w:r>
      <w:del w:id="96" w:author="Liu Yong-Xin" w:date="2020-10-13T20:16:00Z">
        <w:r w:rsidRPr="005C72EE" w:rsidDel="00DA4570">
          <w:rPr>
            <w:rFonts w:ascii="Times New Roman" w:hAnsi="Times New Roman" w:cs="Times New Roman" w:hint="eastAsia"/>
            <w:kern w:val="1"/>
            <w:sz w:val="24"/>
            <w:szCs w:val="24"/>
            <w:lang w:eastAsia="zh-CN"/>
          </w:rPr>
          <w:delText>g</w:delText>
        </w:r>
      </w:del>
      <w:ins w:id="97" w:author="Liu Yong-Xin" w:date="2020-10-13T20:16:00Z">
        <w:r w:rsidR="00DA4570">
          <w:rPr>
            <w:rFonts w:ascii="Times New Roman" w:hAnsi="Times New Roman" w:cs="Times New Roman" w:hint="eastAsia"/>
            <w:kern w:val="1"/>
            <w:sz w:val="24"/>
            <w:szCs w:val="24"/>
            <w:lang w:eastAsia="zh-CN"/>
          </w:rPr>
          <w:t>G</w:t>
        </w:r>
      </w:ins>
      <w:r w:rsidRPr="005C72EE">
        <w:rPr>
          <w:rFonts w:ascii="Times New Roman" w:hAnsi="Times New Roman" w:cs="Times New Roman"/>
          <w:kern w:val="1"/>
          <w:sz w:val="24"/>
          <w:szCs w:val="24"/>
          <w:lang w:eastAsia="zh-CN"/>
        </w:rPr>
        <w:t>reen</w:t>
      </w:r>
      <w:proofErr w:type="spellEnd"/>
      <w:r w:rsidRPr="005C72EE">
        <w:rPr>
          <w:rFonts w:ascii="Times New Roman" w:hAnsi="Times New Roman" w:cs="Times New Roman"/>
          <w:kern w:val="1"/>
          <w:sz w:val="24"/>
          <w:szCs w:val="24"/>
          <w:lang w:eastAsia="zh-CN"/>
        </w:rPr>
        <w:t>。于避光的环境中，将试剂盒中的</w:t>
      </w:r>
      <w:proofErr w:type="spellStart"/>
      <w:r w:rsidRPr="005C72EE">
        <w:rPr>
          <w:rFonts w:ascii="Times New Roman" w:hAnsi="Times New Roman" w:cs="Times New Roman"/>
          <w:kern w:val="1"/>
          <w:sz w:val="24"/>
          <w:szCs w:val="24"/>
          <w:lang w:eastAsia="zh-CN"/>
        </w:rPr>
        <w:t>PicoGreen</w:t>
      </w:r>
      <w:proofErr w:type="spellEnd"/>
      <w:r w:rsidRPr="005C72EE">
        <w:rPr>
          <w:rFonts w:ascii="Times New Roman" w:hAnsi="Times New Roman" w:cs="Times New Roman"/>
          <w:kern w:val="1"/>
          <w:sz w:val="24"/>
          <w:szCs w:val="24"/>
          <w:lang w:eastAsia="zh-CN"/>
        </w:rPr>
        <w:t>荧光染料使用</w:t>
      </w:r>
      <w:r w:rsidRPr="005C72EE">
        <w:rPr>
          <w:rFonts w:ascii="Times New Roman" w:hAnsi="Times New Roman" w:cs="Times New Roman"/>
          <w:kern w:val="1"/>
          <w:sz w:val="24"/>
          <w:szCs w:val="24"/>
          <w:lang w:eastAsia="zh-CN"/>
        </w:rPr>
        <w:t>1×TE</w:t>
      </w:r>
      <w:r w:rsidRPr="005C72EE">
        <w:rPr>
          <w:rFonts w:ascii="Times New Roman" w:hAnsi="Times New Roman" w:cs="Times New Roman"/>
          <w:kern w:val="1"/>
          <w:sz w:val="24"/>
          <w:szCs w:val="24"/>
          <w:lang w:eastAsia="zh-CN"/>
        </w:rPr>
        <w:t>稀释</w:t>
      </w:r>
      <w:r w:rsidRPr="005C72EE">
        <w:rPr>
          <w:rFonts w:ascii="Times New Roman" w:hAnsi="Times New Roman" w:cs="Times New Roman"/>
          <w:kern w:val="1"/>
          <w:sz w:val="24"/>
          <w:szCs w:val="24"/>
          <w:lang w:eastAsia="zh-CN"/>
        </w:rPr>
        <w:t>200</w:t>
      </w:r>
      <w:r w:rsidRPr="005C72EE">
        <w:rPr>
          <w:rFonts w:ascii="Times New Roman" w:hAnsi="Times New Roman" w:cs="Times New Roman"/>
          <w:kern w:val="1"/>
          <w:sz w:val="24"/>
          <w:szCs w:val="24"/>
          <w:lang w:eastAsia="zh-CN"/>
        </w:rPr>
        <w:t>倍，并添加</w:t>
      </w:r>
      <w:r w:rsidRPr="005C72EE">
        <w:rPr>
          <w:rFonts w:ascii="Times New Roman" w:hAnsi="Times New Roman" w:cs="Times New Roman"/>
          <w:kern w:val="1"/>
          <w:sz w:val="24"/>
          <w:szCs w:val="24"/>
          <w:lang w:eastAsia="zh-CN"/>
        </w:rPr>
        <w:t xml:space="preserve">50 </w:t>
      </w:r>
      <w:proofErr w:type="spellStart"/>
      <w:r w:rsidRPr="005C72EE">
        <w:rPr>
          <w:rFonts w:ascii="Times New Roman" w:hAnsi="Times New Roman" w:cs="Times New Roman"/>
          <w:kern w:val="1"/>
          <w:sz w:val="24"/>
          <w:szCs w:val="24"/>
          <w:lang w:eastAsia="zh-CN"/>
        </w:rPr>
        <w:t>μL</w:t>
      </w:r>
      <w:proofErr w:type="spellEnd"/>
      <w:r w:rsidRPr="005C72EE">
        <w:rPr>
          <w:rFonts w:ascii="Times New Roman" w:hAnsi="Times New Roman" w:cs="Times New Roman"/>
          <w:kern w:val="1"/>
          <w:sz w:val="24"/>
          <w:szCs w:val="24"/>
          <w:lang w:eastAsia="zh-CN"/>
        </w:rPr>
        <w:t>至</w:t>
      </w:r>
      <w:r w:rsidR="002A65CB">
        <w:rPr>
          <w:rFonts w:ascii="Times New Roman" w:hAnsi="Times New Roman" w:cs="Times New Roman" w:hint="eastAsia"/>
          <w:kern w:val="1"/>
          <w:sz w:val="24"/>
          <w:szCs w:val="24"/>
          <w:lang w:eastAsia="zh-CN"/>
        </w:rPr>
        <w:t>标准曲线样品</w:t>
      </w:r>
      <w:r w:rsidRPr="005C72EE">
        <w:rPr>
          <w:rFonts w:ascii="Times New Roman" w:hAnsi="Times New Roman" w:cs="Times New Roman"/>
          <w:kern w:val="1"/>
          <w:sz w:val="24"/>
          <w:szCs w:val="24"/>
          <w:lang w:eastAsia="zh-CN"/>
        </w:rPr>
        <w:t>孔及</w:t>
      </w:r>
      <w:r w:rsidR="002A65CB">
        <w:rPr>
          <w:rFonts w:ascii="Times New Roman" w:hAnsi="Times New Roman" w:cs="Times New Roman" w:hint="eastAsia"/>
          <w:kern w:val="1"/>
          <w:sz w:val="24"/>
          <w:szCs w:val="24"/>
          <w:lang w:eastAsia="zh-CN"/>
        </w:rPr>
        <w:t>待测</w:t>
      </w:r>
      <w:r w:rsidRPr="005C72EE">
        <w:rPr>
          <w:rFonts w:ascii="Times New Roman" w:hAnsi="Times New Roman" w:cs="Times New Roman"/>
          <w:kern w:val="1"/>
          <w:sz w:val="24"/>
          <w:szCs w:val="24"/>
          <w:lang w:eastAsia="zh-CN"/>
        </w:rPr>
        <w:t>样品孔内，混合均匀，孵育</w:t>
      </w:r>
      <w:r w:rsidRPr="005C72EE">
        <w:rPr>
          <w:rFonts w:ascii="Times New Roman" w:hAnsi="Times New Roman" w:cs="Times New Roman"/>
          <w:kern w:val="1"/>
          <w:sz w:val="24"/>
          <w:szCs w:val="24"/>
          <w:lang w:eastAsia="zh-CN"/>
        </w:rPr>
        <w:t>5 min</w:t>
      </w:r>
      <w:r w:rsidRPr="005C72EE">
        <w:rPr>
          <w:rFonts w:ascii="Times New Roman" w:hAnsi="Times New Roman" w:cs="Times New Roman"/>
          <w:kern w:val="1"/>
          <w:sz w:val="24"/>
          <w:szCs w:val="24"/>
          <w:lang w:eastAsia="zh-CN"/>
        </w:rPr>
        <w:t>。</w:t>
      </w:r>
    </w:p>
    <w:p w14:paraId="0406027C" w14:textId="3C6DDC3A" w:rsidR="00382F67" w:rsidRPr="005C72EE" w:rsidRDefault="008C2ADD" w:rsidP="00382F67">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lastRenderedPageBreak/>
        <w:t xml:space="preserve">25. </w:t>
      </w:r>
      <w:r w:rsidRPr="005C72EE">
        <w:rPr>
          <w:rFonts w:ascii="Times New Roman" w:hAnsi="Times New Roman" w:cs="Times New Roman"/>
          <w:kern w:val="1"/>
          <w:sz w:val="24"/>
          <w:szCs w:val="24"/>
          <w:lang w:eastAsia="zh-CN"/>
        </w:rPr>
        <w:t>测量样品的荧光。使用酶标仪于</w:t>
      </w:r>
      <w:r w:rsidRPr="005C72EE">
        <w:rPr>
          <w:rFonts w:ascii="Times New Roman" w:hAnsi="Times New Roman" w:cs="Times New Roman"/>
          <w:kern w:val="1"/>
          <w:sz w:val="24"/>
          <w:szCs w:val="24"/>
          <w:lang w:eastAsia="zh-CN"/>
        </w:rPr>
        <w:t>480 nm</w:t>
      </w:r>
      <w:r w:rsidRPr="005C72EE">
        <w:rPr>
          <w:rFonts w:ascii="Times New Roman" w:hAnsi="Times New Roman" w:cs="Times New Roman"/>
          <w:kern w:val="1"/>
          <w:sz w:val="24"/>
          <w:szCs w:val="24"/>
          <w:lang w:eastAsia="zh-CN"/>
        </w:rPr>
        <w:t>的激发光和</w:t>
      </w:r>
      <w:r w:rsidRPr="005C72EE">
        <w:rPr>
          <w:rFonts w:ascii="Times New Roman" w:hAnsi="Times New Roman" w:cs="Times New Roman"/>
          <w:kern w:val="1"/>
          <w:sz w:val="24"/>
          <w:szCs w:val="24"/>
          <w:lang w:eastAsia="zh-CN"/>
        </w:rPr>
        <w:t>520 nm</w:t>
      </w:r>
      <w:r w:rsidRPr="005C72EE">
        <w:rPr>
          <w:rFonts w:ascii="Times New Roman" w:hAnsi="Times New Roman" w:cs="Times New Roman"/>
          <w:kern w:val="1"/>
          <w:sz w:val="24"/>
          <w:szCs w:val="24"/>
          <w:lang w:eastAsia="zh-CN"/>
        </w:rPr>
        <w:t>的吸收光下读取荧光值，每个样品读取</w:t>
      </w:r>
      <w:r w:rsidRPr="005C72EE">
        <w:rPr>
          <w:rFonts w:ascii="Times New Roman" w:hAnsi="Times New Roman" w:cs="Times New Roman"/>
          <w:kern w:val="1"/>
          <w:sz w:val="24"/>
          <w:szCs w:val="24"/>
          <w:lang w:eastAsia="zh-CN"/>
        </w:rPr>
        <w:t>3</w:t>
      </w:r>
      <w:r w:rsidRPr="005C72EE">
        <w:rPr>
          <w:rFonts w:ascii="Times New Roman" w:hAnsi="Times New Roman" w:cs="Times New Roman"/>
          <w:kern w:val="1"/>
          <w:sz w:val="24"/>
          <w:szCs w:val="24"/>
          <w:lang w:eastAsia="zh-CN"/>
        </w:rPr>
        <w:t>次，</w:t>
      </w:r>
      <w:r w:rsidR="00432DFC" w:rsidRPr="005C72EE">
        <w:rPr>
          <w:rFonts w:ascii="Times New Roman" w:hAnsi="Times New Roman" w:cs="Times New Roman"/>
          <w:kern w:val="1"/>
          <w:sz w:val="24"/>
          <w:szCs w:val="24"/>
          <w:lang w:eastAsia="zh-CN"/>
        </w:rPr>
        <w:t>读数取平均值。</w:t>
      </w:r>
    </w:p>
    <w:p w14:paraId="7B7D2359" w14:textId="2CDDFBFF" w:rsidR="00382F67" w:rsidRPr="005C72EE" w:rsidRDefault="00432DFC" w:rsidP="00382F67">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26. </w:t>
      </w:r>
      <w:r w:rsidRPr="005C72EE">
        <w:rPr>
          <w:rFonts w:ascii="Times New Roman" w:hAnsi="Times New Roman" w:cs="Times New Roman"/>
          <w:kern w:val="1"/>
          <w:sz w:val="24"/>
          <w:szCs w:val="24"/>
          <w:lang w:eastAsia="zh-CN"/>
        </w:rPr>
        <w:t>计算样本</w:t>
      </w:r>
      <w:r w:rsidRPr="005C72EE">
        <w:rPr>
          <w:rFonts w:ascii="Times New Roman" w:hAnsi="Times New Roman" w:cs="Times New Roman"/>
          <w:kern w:val="1"/>
          <w:sz w:val="24"/>
          <w:szCs w:val="24"/>
          <w:lang w:eastAsia="zh-CN"/>
        </w:rPr>
        <w:t>DNA</w:t>
      </w:r>
      <w:r w:rsidRPr="005C72EE">
        <w:rPr>
          <w:rFonts w:ascii="Times New Roman" w:hAnsi="Times New Roman" w:cs="Times New Roman"/>
          <w:kern w:val="1"/>
          <w:sz w:val="24"/>
          <w:szCs w:val="24"/>
          <w:lang w:eastAsia="zh-CN"/>
        </w:rPr>
        <w:t>的浓度。使用</w:t>
      </w:r>
      <w:r w:rsidR="002A65CB">
        <w:rPr>
          <w:rFonts w:ascii="Times New Roman" w:hAnsi="Times New Roman" w:cs="Times New Roman" w:hint="eastAsia"/>
          <w:kern w:val="1"/>
          <w:sz w:val="24"/>
          <w:szCs w:val="24"/>
          <w:lang w:eastAsia="zh-CN"/>
        </w:rPr>
        <w:t>标准曲线</w:t>
      </w:r>
      <w:r w:rsidRPr="005C72EE">
        <w:rPr>
          <w:rFonts w:ascii="Times New Roman" w:hAnsi="Times New Roman" w:cs="Times New Roman"/>
          <w:kern w:val="1"/>
          <w:sz w:val="24"/>
          <w:szCs w:val="24"/>
          <w:lang w:eastAsia="zh-CN"/>
        </w:rPr>
        <w:t>的</w:t>
      </w:r>
      <w:r w:rsidRPr="005C72EE">
        <w:rPr>
          <w:rFonts w:ascii="Times New Roman" w:hAnsi="Times New Roman" w:cs="Times New Roman"/>
          <w:kern w:val="1"/>
          <w:sz w:val="24"/>
          <w:szCs w:val="24"/>
          <w:lang w:eastAsia="zh-CN"/>
        </w:rPr>
        <w:t>0 ng/</w:t>
      </w:r>
      <w:proofErr w:type="spellStart"/>
      <w:r w:rsidRPr="005C72EE">
        <w:rPr>
          <w:rFonts w:ascii="Times New Roman" w:hAnsi="Times New Roman" w:cs="Times New Roman"/>
          <w:kern w:val="1"/>
          <w:sz w:val="24"/>
          <w:szCs w:val="24"/>
          <w:lang w:eastAsia="zh-CN"/>
        </w:rPr>
        <w:t>μL</w:t>
      </w:r>
      <w:proofErr w:type="spellEnd"/>
      <w:r w:rsidRPr="005C72EE">
        <w:rPr>
          <w:rFonts w:ascii="Times New Roman" w:hAnsi="Times New Roman" w:cs="Times New Roman"/>
          <w:kern w:val="1"/>
          <w:sz w:val="24"/>
          <w:szCs w:val="24"/>
          <w:lang w:eastAsia="zh-CN"/>
        </w:rPr>
        <w:t>的</w:t>
      </w:r>
      <w:r w:rsidRPr="005C72EE">
        <w:rPr>
          <w:rFonts w:ascii="Times New Roman" w:hAnsi="Times New Roman" w:cs="Times New Roman"/>
          <w:kern w:val="1"/>
          <w:sz w:val="24"/>
          <w:szCs w:val="24"/>
          <w:lang w:eastAsia="zh-CN"/>
        </w:rPr>
        <w:t>2</w:t>
      </w:r>
      <w:r w:rsidRPr="005C72EE">
        <w:rPr>
          <w:rFonts w:ascii="Times New Roman" w:hAnsi="Times New Roman" w:cs="Times New Roman"/>
          <w:kern w:val="1"/>
          <w:sz w:val="24"/>
          <w:szCs w:val="24"/>
          <w:lang w:eastAsia="zh-CN"/>
        </w:rPr>
        <w:t>个</w:t>
      </w:r>
      <w:r w:rsidR="002A65CB">
        <w:rPr>
          <w:rFonts w:ascii="Times New Roman" w:hAnsi="Times New Roman" w:cs="Times New Roman" w:hint="eastAsia"/>
          <w:kern w:val="1"/>
          <w:sz w:val="24"/>
          <w:szCs w:val="24"/>
          <w:lang w:eastAsia="zh-CN"/>
        </w:rPr>
        <w:t>样品</w:t>
      </w:r>
      <w:r w:rsidRPr="005C72EE">
        <w:rPr>
          <w:rFonts w:ascii="Times New Roman" w:hAnsi="Times New Roman" w:cs="Times New Roman"/>
          <w:kern w:val="1"/>
          <w:sz w:val="24"/>
          <w:szCs w:val="24"/>
          <w:lang w:eastAsia="zh-CN"/>
        </w:rPr>
        <w:t>孔的读数平均值作为空白对照</w:t>
      </w:r>
      <w:r w:rsidR="002A65CB">
        <w:rPr>
          <w:rFonts w:ascii="Times New Roman" w:hAnsi="Times New Roman" w:cs="Times New Roman" w:hint="eastAsia"/>
          <w:kern w:val="1"/>
          <w:sz w:val="24"/>
          <w:szCs w:val="24"/>
          <w:lang w:eastAsia="zh-CN"/>
        </w:rPr>
        <w:t>值</w:t>
      </w:r>
      <w:r w:rsidR="002A65CB">
        <w:rPr>
          <w:rFonts w:ascii="Times New Roman" w:hAnsi="Times New Roman" w:cs="Times New Roman"/>
          <w:kern w:val="1"/>
          <w:sz w:val="24"/>
          <w:szCs w:val="24"/>
          <w:lang w:eastAsia="zh-CN"/>
        </w:rPr>
        <w:t>校准</w:t>
      </w:r>
      <w:r w:rsidR="002A65CB">
        <w:rPr>
          <w:rFonts w:ascii="Times New Roman" w:hAnsi="Times New Roman" w:cs="Times New Roman" w:hint="eastAsia"/>
          <w:kern w:val="1"/>
          <w:sz w:val="24"/>
          <w:szCs w:val="24"/>
          <w:lang w:eastAsia="zh-CN"/>
        </w:rPr>
        <w:t>标准曲线样品孔</w:t>
      </w:r>
      <w:r w:rsidRPr="005C72EE">
        <w:rPr>
          <w:rFonts w:ascii="Times New Roman" w:hAnsi="Times New Roman" w:cs="Times New Roman"/>
          <w:kern w:val="1"/>
          <w:sz w:val="24"/>
          <w:szCs w:val="24"/>
          <w:lang w:eastAsia="zh-CN"/>
        </w:rPr>
        <w:t>和</w:t>
      </w:r>
      <w:r w:rsidR="002A65CB">
        <w:rPr>
          <w:rFonts w:ascii="Times New Roman" w:hAnsi="Times New Roman" w:cs="Times New Roman" w:hint="eastAsia"/>
          <w:kern w:val="1"/>
          <w:sz w:val="24"/>
          <w:szCs w:val="24"/>
          <w:lang w:eastAsia="zh-CN"/>
        </w:rPr>
        <w:t>待测</w:t>
      </w:r>
      <w:r w:rsidRPr="005C72EE">
        <w:rPr>
          <w:rFonts w:ascii="Times New Roman" w:hAnsi="Times New Roman" w:cs="Times New Roman"/>
          <w:kern w:val="1"/>
          <w:sz w:val="24"/>
          <w:szCs w:val="24"/>
          <w:lang w:eastAsia="zh-CN"/>
        </w:rPr>
        <w:t>样品孔的读数。根据标准曲线</w:t>
      </w:r>
      <w:r w:rsidR="00551A94" w:rsidRPr="005C72EE">
        <w:rPr>
          <w:rFonts w:ascii="Times New Roman" w:hAnsi="Times New Roman" w:cs="Times New Roman"/>
          <w:kern w:val="1"/>
          <w:sz w:val="24"/>
          <w:szCs w:val="24"/>
          <w:lang w:eastAsia="zh-CN"/>
        </w:rPr>
        <w:t>样品的</w:t>
      </w:r>
      <w:r w:rsidRPr="005C72EE">
        <w:rPr>
          <w:rFonts w:ascii="Times New Roman" w:hAnsi="Times New Roman" w:cs="Times New Roman"/>
          <w:kern w:val="1"/>
          <w:sz w:val="24"/>
          <w:szCs w:val="24"/>
          <w:lang w:eastAsia="zh-CN"/>
        </w:rPr>
        <w:t>DNA</w:t>
      </w:r>
      <w:r w:rsidRPr="005C72EE">
        <w:rPr>
          <w:rFonts w:ascii="Times New Roman" w:hAnsi="Times New Roman" w:cs="Times New Roman"/>
          <w:kern w:val="1"/>
          <w:sz w:val="24"/>
          <w:szCs w:val="24"/>
          <w:lang w:eastAsia="zh-CN"/>
        </w:rPr>
        <w:t>浓度和</w:t>
      </w:r>
      <w:r w:rsidR="00551A94" w:rsidRPr="005C72EE">
        <w:rPr>
          <w:rFonts w:ascii="Times New Roman" w:hAnsi="Times New Roman" w:cs="Times New Roman"/>
          <w:kern w:val="1"/>
          <w:sz w:val="24"/>
          <w:szCs w:val="24"/>
          <w:lang w:eastAsia="zh-CN"/>
        </w:rPr>
        <w:t>荧光值绘制标准曲线。将样品孔的荧光值带入标准曲线以求得</w:t>
      </w:r>
      <w:r w:rsidR="00551A94" w:rsidRPr="005C72EE">
        <w:rPr>
          <w:rFonts w:ascii="Times New Roman" w:hAnsi="Times New Roman" w:cs="Times New Roman"/>
          <w:kern w:val="1"/>
          <w:sz w:val="24"/>
          <w:szCs w:val="24"/>
          <w:lang w:eastAsia="zh-CN"/>
        </w:rPr>
        <w:t>DNA</w:t>
      </w:r>
      <w:r w:rsidR="00551A94" w:rsidRPr="005C72EE">
        <w:rPr>
          <w:rFonts w:ascii="Times New Roman" w:hAnsi="Times New Roman" w:cs="Times New Roman"/>
          <w:kern w:val="1"/>
          <w:sz w:val="24"/>
          <w:szCs w:val="24"/>
          <w:lang w:eastAsia="zh-CN"/>
        </w:rPr>
        <w:t>浓度。</w:t>
      </w:r>
    </w:p>
    <w:p w14:paraId="14DFA0BF" w14:textId="48FD2230" w:rsidR="00432DFC" w:rsidRDefault="00F63B1C" w:rsidP="00382F67">
      <w:pPr>
        <w:wordWrap w:val="0"/>
        <w:adjustRightInd w:val="0"/>
        <w:snapToGrid w:val="0"/>
        <w:spacing w:line="360" w:lineRule="auto"/>
        <w:rPr>
          <w:ins w:id="98" w:author="Liu Yong-Xin" w:date="2020-10-13T20:16:00Z"/>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27. </w:t>
      </w:r>
      <w:r w:rsidRPr="005C72EE">
        <w:rPr>
          <w:rFonts w:ascii="Times New Roman" w:hAnsi="Times New Roman" w:cs="Times New Roman"/>
          <w:kern w:val="1"/>
          <w:sz w:val="24"/>
          <w:szCs w:val="24"/>
          <w:lang w:eastAsia="zh-CN"/>
        </w:rPr>
        <w:t>稀释</w:t>
      </w:r>
      <w:r w:rsidRPr="005C72EE">
        <w:rPr>
          <w:rFonts w:ascii="Times New Roman" w:hAnsi="Times New Roman" w:cs="Times New Roman"/>
          <w:kern w:val="1"/>
          <w:sz w:val="24"/>
          <w:szCs w:val="24"/>
          <w:lang w:eastAsia="zh-CN"/>
        </w:rPr>
        <w:t>DNA</w:t>
      </w:r>
      <w:r w:rsidRPr="005C72EE">
        <w:rPr>
          <w:rFonts w:ascii="Times New Roman" w:hAnsi="Times New Roman" w:cs="Times New Roman"/>
          <w:kern w:val="1"/>
          <w:sz w:val="24"/>
          <w:szCs w:val="24"/>
          <w:lang w:eastAsia="zh-CN"/>
        </w:rPr>
        <w:t>模板至</w:t>
      </w:r>
      <w:r w:rsidRPr="005C72EE">
        <w:rPr>
          <w:rFonts w:ascii="Times New Roman" w:hAnsi="Times New Roman" w:cs="Times New Roman"/>
          <w:kern w:val="1"/>
          <w:sz w:val="24"/>
          <w:szCs w:val="24"/>
          <w:lang w:eastAsia="zh-CN"/>
        </w:rPr>
        <w:t>3.5 ng/</w:t>
      </w:r>
      <w:proofErr w:type="spellStart"/>
      <w:r w:rsidRPr="005C72EE">
        <w:rPr>
          <w:rFonts w:ascii="Times New Roman" w:hAnsi="Times New Roman" w:cs="Times New Roman"/>
          <w:kern w:val="1"/>
          <w:sz w:val="24"/>
          <w:szCs w:val="24"/>
          <w:lang w:eastAsia="zh-CN"/>
        </w:rPr>
        <w:t>μL</w:t>
      </w:r>
      <w:proofErr w:type="spellEnd"/>
      <w:r w:rsidRPr="005C72EE">
        <w:rPr>
          <w:rFonts w:ascii="Times New Roman" w:hAnsi="Times New Roman" w:cs="Times New Roman"/>
          <w:kern w:val="1"/>
          <w:sz w:val="24"/>
          <w:szCs w:val="24"/>
          <w:lang w:eastAsia="zh-CN"/>
        </w:rPr>
        <w:t>。根据荧光定量的</w:t>
      </w:r>
      <w:r w:rsidRPr="005C72EE">
        <w:rPr>
          <w:rFonts w:ascii="Times New Roman" w:hAnsi="Times New Roman" w:cs="Times New Roman"/>
          <w:kern w:val="1"/>
          <w:sz w:val="24"/>
          <w:szCs w:val="24"/>
          <w:lang w:eastAsia="zh-CN"/>
        </w:rPr>
        <w:t>DNA</w:t>
      </w:r>
      <w:r w:rsidRPr="005C72EE">
        <w:rPr>
          <w:rFonts w:ascii="Times New Roman" w:hAnsi="Times New Roman" w:cs="Times New Roman"/>
          <w:kern w:val="1"/>
          <w:sz w:val="24"/>
          <w:szCs w:val="24"/>
          <w:lang w:eastAsia="zh-CN"/>
        </w:rPr>
        <w:t>浓度计算稀释量，将</w:t>
      </w:r>
      <w:r w:rsidRPr="005C72EE">
        <w:rPr>
          <w:rFonts w:ascii="Times New Roman" w:hAnsi="Times New Roman" w:cs="Times New Roman"/>
          <w:kern w:val="1"/>
          <w:sz w:val="24"/>
          <w:szCs w:val="24"/>
          <w:lang w:eastAsia="zh-CN"/>
        </w:rPr>
        <w:t>DNA</w:t>
      </w:r>
      <w:r w:rsidRPr="005C72EE">
        <w:rPr>
          <w:rFonts w:ascii="Times New Roman" w:hAnsi="Times New Roman" w:cs="Times New Roman"/>
          <w:kern w:val="1"/>
          <w:sz w:val="24"/>
          <w:szCs w:val="24"/>
          <w:lang w:eastAsia="zh-CN"/>
        </w:rPr>
        <w:t>样本于</w:t>
      </w:r>
      <w:r w:rsidRPr="005C72EE">
        <w:rPr>
          <w:rFonts w:ascii="Times New Roman" w:hAnsi="Times New Roman" w:cs="Times New Roman"/>
          <w:kern w:val="1"/>
          <w:sz w:val="24"/>
          <w:szCs w:val="24"/>
          <w:lang w:eastAsia="zh-CN"/>
        </w:rPr>
        <w:t>96</w:t>
      </w:r>
      <w:r w:rsidRPr="005C72EE">
        <w:rPr>
          <w:rFonts w:ascii="Times New Roman" w:hAnsi="Times New Roman" w:cs="Times New Roman"/>
          <w:kern w:val="1"/>
          <w:sz w:val="24"/>
          <w:szCs w:val="24"/>
          <w:lang w:eastAsia="zh-CN"/>
        </w:rPr>
        <w:t>孔</w:t>
      </w:r>
      <w:r w:rsidRPr="005C72EE">
        <w:rPr>
          <w:rFonts w:ascii="Times New Roman" w:hAnsi="Times New Roman" w:cs="Times New Roman"/>
          <w:kern w:val="1"/>
          <w:sz w:val="24"/>
          <w:szCs w:val="24"/>
          <w:lang w:eastAsia="zh-CN"/>
        </w:rPr>
        <w:t>PCR</w:t>
      </w:r>
      <w:r w:rsidRPr="005C72EE">
        <w:rPr>
          <w:rFonts w:ascii="Times New Roman" w:hAnsi="Times New Roman" w:cs="Times New Roman"/>
          <w:kern w:val="1"/>
          <w:sz w:val="24"/>
          <w:szCs w:val="24"/>
          <w:lang w:eastAsia="zh-CN"/>
        </w:rPr>
        <w:t>板内使用</w:t>
      </w:r>
      <w:r w:rsidR="002A65CB">
        <w:rPr>
          <w:rFonts w:ascii="Times New Roman" w:hAnsi="Times New Roman" w:cs="Times New Roman" w:hint="eastAsia"/>
          <w:kern w:val="1"/>
          <w:sz w:val="24"/>
          <w:szCs w:val="24"/>
          <w:lang w:eastAsia="zh-CN"/>
        </w:rPr>
        <w:t>无核酸水</w:t>
      </w:r>
      <w:r w:rsidRPr="005C72EE">
        <w:rPr>
          <w:rFonts w:ascii="Times New Roman" w:hAnsi="Times New Roman" w:cs="Times New Roman"/>
          <w:kern w:val="1"/>
          <w:sz w:val="24"/>
          <w:szCs w:val="24"/>
          <w:lang w:eastAsia="zh-CN"/>
        </w:rPr>
        <w:t>稀释至浓度为</w:t>
      </w:r>
      <w:r w:rsidRPr="005C72EE">
        <w:rPr>
          <w:rFonts w:ascii="Times New Roman" w:hAnsi="Times New Roman" w:cs="Times New Roman"/>
          <w:kern w:val="1"/>
          <w:sz w:val="24"/>
          <w:szCs w:val="24"/>
          <w:lang w:eastAsia="zh-CN"/>
        </w:rPr>
        <w:t>3.5 ng/</w:t>
      </w:r>
      <w:proofErr w:type="spellStart"/>
      <w:r w:rsidRPr="005C72EE">
        <w:rPr>
          <w:rFonts w:ascii="Times New Roman" w:hAnsi="Times New Roman" w:cs="Times New Roman"/>
          <w:kern w:val="1"/>
          <w:sz w:val="24"/>
          <w:szCs w:val="24"/>
          <w:lang w:eastAsia="zh-CN"/>
        </w:rPr>
        <w:t>μL</w:t>
      </w:r>
      <w:proofErr w:type="spellEnd"/>
      <w:r w:rsidRPr="005C72EE">
        <w:rPr>
          <w:rFonts w:ascii="Times New Roman" w:hAnsi="Times New Roman" w:cs="Times New Roman"/>
          <w:kern w:val="1"/>
          <w:sz w:val="24"/>
          <w:szCs w:val="24"/>
          <w:lang w:eastAsia="zh-CN"/>
        </w:rPr>
        <w:t>。</w:t>
      </w:r>
    </w:p>
    <w:p w14:paraId="32155DEF" w14:textId="77777777" w:rsidR="00DA4570" w:rsidRPr="005C72EE" w:rsidRDefault="00DA4570" w:rsidP="00382F67">
      <w:pPr>
        <w:wordWrap w:val="0"/>
        <w:adjustRightInd w:val="0"/>
        <w:snapToGrid w:val="0"/>
        <w:spacing w:line="360" w:lineRule="auto"/>
        <w:rPr>
          <w:rFonts w:ascii="Times New Roman" w:hAnsi="Times New Roman" w:cs="Times New Roman" w:hint="eastAsia"/>
          <w:kern w:val="1"/>
          <w:sz w:val="24"/>
          <w:szCs w:val="24"/>
          <w:lang w:eastAsia="zh-CN"/>
        </w:rPr>
      </w:pPr>
    </w:p>
    <w:p w14:paraId="24D6BEFC" w14:textId="2390A395" w:rsidR="00432DFC" w:rsidRPr="005C72EE" w:rsidRDefault="00F63B1C" w:rsidP="00DA4570">
      <w:pPr>
        <w:wordWrap w:val="0"/>
        <w:adjustRightInd w:val="0"/>
        <w:snapToGrid w:val="0"/>
        <w:spacing w:line="360" w:lineRule="auto"/>
        <w:outlineLvl w:val="2"/>
        <w:rPr>
          <w:rFonts w:ascii="Times New Roman" w:hAnsi="Times New Roman" w:cs="Times New Roman"/>
          <w:b/>
          <w:kern w:val="1"/>
          <w:sz w:val="24"/>
          <w:szCs w:val="24"/>
          <w:lang w:eastAsia="zh-CN"/>
        </w:rPr>
        <w:pPrChange w:id="99" w:author="Liu Yong-Xin" w:date="2020-10-13T20:16:00Z">
          <w:pPr>
            <w:wordWrap w:val="0"/>
            <w:adjustRightInd w:val="0"/>
            <w:snapToGrid w:val="0"/>
            <w:spacing w:line="360" w:lineRule="auto"/>
          </w:pPr>
        </w:pPrChange>
      </w:pPr>
      <w:r w:rsidRPr="005C72EE">
        <w:rPr>
          <w:rFonts w:ascii="Times New Roman" w:hAnsi="Times New Roman" w:cs="Times New Roman"/>
          <w:b/>
          <w:kern w:val="1"/>
          <w:sz w:val="24"/>
          <w:szCs w:val="24"/>
          <w:lang w:eastAsia="zh-CN"/>
        </w:rPr>
        <w:t>四、两步法扩增样品</w:t>
      </w:r>
      <w:r w:rsidRPr="005C72EE">
        <w:rPr>
          <w:rFonts w:ascii="Times New Roman" w:hAnsi="Times New Roman" w:cs="Times New Roman"/>
          <w:b/>
          <w:kern w:val="1"/>
          <w:sz w:val="24"/>
          <w:szCs w:val="24"/>
          <w:lang w:eastAsia="zh-CN"/>
        </w:rPr>
        <w:t>16S rRNA</w:t>
      </w:r>
      <w:r w:rsidRPr="005C72EE">
        <w:rPr>
          <w:rFonts w:ascii="Times New Roman" w:hAnsi="Times New Roman" w:cs="Times New Roman"/>
          <w:b/>
          <w:kern w:val="1"/>
          <w:sz w:val="24"/>
          <w:szCs w:val="24"/>
          <w:lang w:eastAsia="zh-CN"/>
        </w:rPr>
        <w:t>基因</w:t>
      </w:r>
    </w:p>
    <w:p w14:paraId="7EE050A9" w14:textId="38847B1C" w:rsidR="006F0E16" w:rsidRPr="00194708" w:rsidRDefault="006F0E16" w:rsidP="00382F67">
      <w:pPr>
        <w:wordWrap w:val="0"/>
        <w:adjustRightInd w:val="0"/>
        <w:snapToGrid w:val="0"/>
        <w:spacing w:line="360" w:lineRule="auto"/>
        <w:rPr>
          <w:rFonts w:ascii="Times New Roman" w:hAnsi="Times New Roman" w:cs="Times New Roman"/>
          <w:bCs/>
          <w:kern w:val="1"/>
          <w:sz w:val="24"/>
          <w:szCs w:val="24"/>
          <w:lang w:eastAsia="zh-CN"/>
        </w:rPr>
      </w:pPr>
      <w:r w:rsidRPr="00194708">
        <w:rPr>
          <w:rFonts w:ascii="Times New Roman" w:hAnsi="Times New Roman" w:cs="Times New Roman"/>
          <w:bCs/>
          <w:kern w:val="1"/>
          <w:sz w:val="24"/>
          <w:szCs w:val="24"/>
          <w:lang w:eastAsia="zh-CN"/>
          <w:rPrChange w:id="100" w:author="Liu Yong-Xin" w:date="2020-10-13T20:18:00Z">
            <w:rPr>
              <w:rFonts w:ascii="Times New Roman" w:hAnsi="Times New Roman" w:cs="Times New Roman"/>
              <w:b/>
              <w:kern w:val="1"/>
              <w:sz w:val="24"/>
              <w:szCs w:val="24"/>
              <w:lang w:eastAsia="zh-CN"/>
            </w:rPr>
          </w:rPrChange>
        </w:rPr>
        <w:t>注：以下实验应在超净台内完成。</w:t>
      </w:r>
    </w:p>
    <w:p w14:paraId="7F57BDED" w14:textId="05670458" w:rsidR="00A94EE8" w:rsidRPr="005C72EE" w:rsidRDefault="006F0E16" w:rsidP="00906C33">
      <w:pPr>
        <w:wordWrap w:val="0"/>
        <w:adjustRightInd w:val="0"/>
        <w:snapToGrid w:val="0"/>
        <w:spacing w:line="360" w:lineRule="auto"/>
        <w:rPr>
          <w:rFonts w:ascii="Times New Roman" w:hAnsi="Times New Roman" w:cs="Times New Roman"/>
          <w:b/>
          <w:kern w:val="1"/>
          <w:sz w:val="24"/>
          <w:szCs w:val="24"/>
          <w:lang w:eastAsia="zh-CN"/>
        </w:rPr>
      </w:pPr>
      <w:r w:rsidRPr="005C72EE">
        <w:rPr>
          <w:rFonts w:ascii="Times New Roman" w:hAnsi="Times New Roman" w:cs="Times New Roman"/>
          <w:kern w:val="1"/>
          <w:sz w:val="24"/>
          <w:szCs w:val="24"/>
          <w:lang w:eastAsia="zh-CN"/>
        </w:rPr>
        <w:t>28</w:t>
      </w:r>
      <w:r w:rsidR="00F63B1C" w:rsidRPr="005C72EE">
        <w:rPr>
          <w:rFonts w:ascii="Times New Roman" w:hAnsi="Times New Roman" w:cs="Times New Roman"/>
          <w:kern w:val="1"/>
          <w:sz w:val="24"/>
          <w:szCs w:val="24"/>
          <w:lang w:eastAsia="zh-CN"/>
        </w:rPr>
        <w:t xml:space="preserve">. </w:t>
      </w:r>
      <w:r w:rsidR="00F63B1C" w:rsidRPr="005C72EE">
        <w:rPr>
          <w:rFonts w:ascii="Times New Roman" w:hAnsi="Times New Roman" w:cs="Times New Roman"/>
          <w:kern w:val="1"/>
          <w:sz w:val="24"/>
          <w:szCs w:val="24"/>
          <w:lang w:eastAsia="zh-CN"/>
        </w:rPr>
        <w:t>引物设计及稀释。两步法扩增</w:t>
      </w:r>
      <w:r w:rsidR="00F63B1C" w:rsidRPr="005C72EE">
        <w:rPr>
          <w:rFonts w:ascii="Times New Roman" w:hAnsi="Times New Roman" w:cs="Times New Roman"/>
          <w:kern w:val="1"/>
          <w:sz w:val="24"/>
          <w:szCs w:val="24"/>
          <w:lang w:eastAsia="zh-CN"/>
        </w:rPr>
        <w:t>16S rRNA</w:t>
      </w:r>
      <w:r w:rsidR="00F63B1C" w:rsidRPr="005C72EE">
        <w:rPr>
          <w:rFonts w:ascii="Times New Roman" w:hAnsi="Times New Roman" w:cs="Times New Roman"/>
          <w:kern w:val="1"/>
          <w:sz w:val="24"/>
          <w:szCs w:val="24"/>
          <w:lang w:eastAsia="zh-CN"/>
        </w:rPr>
        <w:t>基因使用两对引物逐步添加用以区分同一文库中不同样本的</w:t>
      </w:r>
      <w:ins w:id="101" w:author="Liu Yong-Xin" w:date="2020-10-13T20:23:00Z">
        <w:r w:rsidR="005E6E8E">
          <w:rPr>
            <w:rFonts w:ascii="Times New Roman" w:hAnsi="Times New Roman" w:cs="Times New Roman" w:hint="eastAsia"/>
            <w:kern w:val="1"/>
            <w:sz w:val="24"/>
            <w:szCs w:val="24"/>
            <w:lang w:eastAsia="zh-CN"/>
          </w:rPr>
          <w:t>标签</w:t>
        </w:r>
        <w:r w:rsidR="005E6E8E">
          <w:rPr>
            <w:rFonts w:ascii="Times New Roman" w:hAnsi="Times New Roman" w:cs="Times New Roman" w:hint="eastAsia"/>
            <w:kern w:val="1"/>
            <w:sz w:val="24"/>
            <w:szCs w:val="24"/>
            <w:lang w:eastAsia="zh-CN"/>
          </w:rPr>
          <w:t>(</w:t>
        </w:r>
      </w:ins>
      <w:r w:rsidR="00F63B1C" w:rsidRPr="005C72EE">
        <w:rPr>
          <w:rFonts w:ascii="Times New Roman" w:hAnsi="Times New Roman" w:cs="Times New Roman"/>
          <w:kern w:val="1"/>
          <w:sz w:val="24"/>
          <w:szCs w:val="24"/>
          <w:lang w:eastAsia="zh-CN"/>
        </w:rPr>
        <w:t>Barcode</w:t>
      </w:r>
      <w:ins w:id="102" w:author="Liu Yong-Xin" w:date="2020-10-13T20:23:00Z">
        <w:r w:rsidR="005E6E8E">
          <w:rPr>
            <w:rFonts w:ascii="Times New Roman" w:hAnsi="Times New Roman" w:cs="Times New Roman"/>
            <w:kern w:val="1"/>
            <w:sz w:val="24"/>
            <w:szCs w:val="24"/>
            <w:lang w:eastAsia="zh-CN"/>
          </w:rPr>
          <w:t>)</w:t>
        </w:r>
      </w:ins>
      <w:r w:rsidR="00F63B1C" w:rsidRPr="005C72EE">
        <w:rPr>
          <w:rFonts w:ascii="Times New Roman" w:hAnsi="Times New Roman" w:cs="Times New Roman"/>
          <w:kern w:val="1"/>
          <w:sz w:val="24"/>
          <w:szCs w:val="24"/>
          <w:lang w:eastAsia="zh-CN"/>
        </w:rPr>
        <w:t>序列、用以区分不同文库的</w:t>
      </w:r>
      <w:ins w:id="103" w:author="Liu Yong-Xin" w:date="2020-10-13T20:23:00Z">
        <w:r w:rsidR="005E6E8E">
          <w:rPr>
            <w:rFonts w:ascii="Times New Roman" w:hAnsi="Times New Roman" w:cs="Times New Roman" w:hint="eastAsia"/>
            <w:kern w:val="1"/>
            <w:sz w:val="24"/>
            <w:szCs w:val="24"/>
            <w:lang w:eastAsia="zh-CN"/>
          </w:rPr>
          <w:t>索引</w:t>
        </w:r>
        <w:r w:rsidR="005E6E8E">
          <w:rPr>
            <w:rFonts w:ascii="Times New Roman" w:hAnsi="Times New Roman" w:cs="Times New Roman" w:hint="eastAsia"/>
            <w:kern w:val="1"/>
            <w:sz w:val="24"/>
            <w:szCs w:val="24"/>
            <w:lang w:eastAsia="zh-CN"/>
          </w:rPr>
          <w:t>(</w:t>
        </w:r>
      </w:ins>
      <w:r w:rsidR="00F63B1C" w:rsidRPr="005C72EE">
        <w:rPr>
          <w:rFonts w:ascii="Times New Roman" w:hAnsi="Times New Roman" w:cs="Times New Roman"/>
          <w:kern w:val="1"/>
          <w:sz w:val="24"/>
          <w:szCs w:val="24"/>
          <w:lang w:eastAsia="zh-CN"/>
        </w:rPr>
        <w:t>index</w:t>
      </w:r>
      <w:ins w:id="104" w:author="Liu Yong-Xin" w:date="2020-10-13T20:23:00Z">
        <w:r w:rsidR="005E6E8E">
          <w:rPr>
            <w:rFonts w:ascii="Times New Roman" w:hAnsi="Times New Roman" w:cs="Times New Roman"/>
            <w:kern w:val="1"/>
            <w:sz w:val="24"/>
            <w:szCs w:val="24"/>
            <w:lang w:eastAsia="zh-CN"/>
          </w:rPr>
          <w:t>)</w:t>
        </w:r>
      </w:ins>
      <w:r w:rsidR="00F63B1C" w:rsidRPr="005C72EE">
        <w:rPr>
          <w:rFonts w:ascii="Times New Roman" w:hAnsi="Times New Roman" w:cs="Times New Roman"/>
          <w:kern w:val="1"/>
          <w:sz w:val="24"/>
          <w:szCs w:val="24"/>
          <w:lang w:eastAsia="zh-CN"/>
        </w:rPr>
        <w:t>序列及</w:t>
      </w:r>
      <w:r w:rsidR="00F63B1C" w:rsidRPr="005C72EE">
        <w:rPr>
          <w:rFonts w:ascii="Times New Roman" w:hAnsi="Times New Roman" w:cs="Times New Roman"/>
          <w:kern w:val="1"/>
          <w:sz w:val="24"/>
          <w:szCs w:val="24"/>
          <w:lang w:eastAsia="zh-CN"/>
        </w:rPr>
        <w:t>Illumina</w:t>
      </w:r>
      <w:r w:rsidR="00F63B1C" w:rsidRPr="005C72EE">
        <w:rPr>
          <w:rFonts w:ascii="Times New Roman" w:hAnsi="Times New Roman" w:cs="Times New Roman"/>
          <w:kern w:val="1"/>
          <w:sz w:val="24"/>
          <w:szCs w:val="24"/>
          <w:lang w:eastAsia="zh-CN"/>
        </w:rPr>
        <w:t>测序所需序列，引物结构如</w:t>
      </w:r>
      <w:r w:rsidR="00CA4CAE" w:rsidRPr="00EA1FE8">
        <w:rPr>
          <w:rFonts w:ascii="Times New Roman" w:hAnsi="Times New Roman" w:cs="Times New Roman"/>
          <w:b/>
          <w:bCs/>
          <w:kern w:val="1"/>
          <w:sz w:val="24"/>
          <w:szCs w:val="24"/>
          <w:lang w:eastAsia="zh-CN"/>
          <w:rPrChange w:id="105" w:author="Liu Yong-Xin" w:date="2020-10-13T20:22:00Z">
            <w:rPr>
              <w:rFonts w:ascii="Times New Roman" w:hAnsi="Times New Roman" w:cs="Times New Roman"/>
              <w:kern w:val="1"/>
              <w:sz w:val="24"/>
              <w:szCs w:val="24"/>
              <w:lang w:eastAsia="zh-CN"/>
            </w:rPr>
          </w:rPrChange>
        </w:rPr>
        <w:t>图</w:t>
      </w:r>
      <w:r w:rsidR="00CA4CAE" w:rsidRPr="00EA1FE8">
        <w:rPr>
          <w:rFonts w:ascii="Times New Roman" w:hAnsi="Times New Roman" w:cs="Times New Roman"/>
          <w:b/>
          <w:bCs/>
          <w:kern w:val="1"/>
          <w:sz w:val="24"/>
          <w:szCs w:val="24"/>
          <w:lang w:eastAsia="zh-CN"/>
          <w:rPrChange w:id="106" w:author="Liu Yong-Xin" w:date="2020-10-13T20:22:00Z">
            <w:rPr>
              <w:rFonts w:ascii="Times New Roman" w:hAnsi="Times New Roman" w:cs="Times New Roman"/>
              <w:kern w:val="1"/>
              <w:sz w:val="24"/>
              <w:szCs w:val="24"/>
              <w:lang w:eastAsia="zh-CN"/>
            </w:rPr>
          </w:rPrChange>
        </w:rPr>
        <w:t xml:space="preserve"> 3</w:t>
      </w:r>
      <w:r w:rsidR="00F63B1C" w:rsidRPr="005C72EE">
        <w:rPr>
          <w:rFonts w:ascii="Times New Roman" w:hAnsi="Times New Roman" w:cs="Times New Roman"/>
          <w:kern w:val="1"/>
          <w:sz w:val="24"/>
          <w:szCs w:val="24"/>
          <w:lang w:eastAsia="zh-CN"/>
        </w:rPr>
        <w:t>所示，引物序列见</w:t>
      </w:r>
      <w:r w:rsidR="00F63B1C" w:rsidRPr="005E6E8E">
        <w:rPr>
          <w:rFonts w:ascii="Times New Roman" w:hAnsi="Times New Roman" w:cs="Times New Roman"/>
          <w:b/>
          <w:bCs/>
          <w:kern w:val="1"/>
          <w:sz w:val="24"/>
          <w:szCs w:val="24"/>
          <w:lang w:eastAsia="zh-CN"/>
          <w:rPrChange w:id="107" w:author="Liu Yong-Xin" w:date="2020-10-13T20:24:00Z">
            <w:rPr>
              <w:rFonts w:ascii="Times New Roman" w:hAnsi="Times New Roman" w:cs="Times New Roman"/>
              <w:kern w:val="1"/>
              <w:sz w:val="24"/>
              <w:szCs w:val="24"/>
              <w:lang w:eastAsia="zh-CN"/>
            </w:rPr>
          </w:rPrChange>
        </w:rPr>
        <w:t>附件</w:t>
      </w:r>
      <w:r w:rsidR="00F63B1C" w:rsidRPr="005C72EE">
        <w:rPr>
          <w:rFonts w:ascii="Times New Roman" w:hAnsi="Times New Roman" w:cs="Times New Roman"/>
          <w:kern w:val="1"/>
          <w:sz w:val="24"/>
          <w:szCs w:val="24"/>
          <w:lang w:eastAsia="zh-CN"/>
        </w:rPr>
        <w:t>。使用前需使用</w:t>
      </w:r>
      <w:r w:rsidR="002A65CB">
        <w:rPr>
          <w:rFonts w:ascii="Times New Roman" w:hAnsi="Times New Roman" w:cs="Times New Roman" w:hint="eastAsia"/>
          <w:kern w:val="1"/>
          <w:sz w:val="24"/>
          <w:szCs w:val="24"/>
          <w:lang w:eastAsia="zh-CN"/>
        </w:rPr>
        <w:t>无核酸水</w:t>
      </w:r>
      <w:r w:rsidR="00F63B1C" w:rsidRPr="005C72EE">
        <w:rPr>
          <w:rFonts w:ascii="Times New Roman" w:hAnsi="Times New Roman" w:cs="Times New Roman"/>
          <w:sz w:val="24"/>
          <w:szCs w:val="24"/>
          <w:lang w:eastAsia="zh-CN"/>
        </w:rPr>
        <w:t>将引物稀释至</w:t>
      </w:r>
      <w:r w:rsidR="00F63B1C" w:rsidRPr="005C72EE">
        <w:rPr>
          <w:rFonts w:ascii="Times New Roman" w:hAnsi="Times New Roman" w:cs="Times New Roman"/>
          <w:kern w:val="1"/>
          <w:sz w:val="24"/>
          <w:szCs w:val="24"/>
          <w:lang w:eastAsia="zh-CN"/>
        </w:rPr>
        <w:t>100 nmol/mL</w:t>
      </w:r>
      <w:r w:rsidR="00F63B1C" w:rsidRPr="005C72EE">
        <w:rPr>
          <w:rFonts w:ascii="Times New Roman" w:hAnsi="Times New Roman" w:cs="Times New Roman"/>
          <w:kern w:val="1"/>
          <w:sz w:val="24"/>
          <w:szCs w:val="24"/>
          <w:lang w:eastAsia="zh-CN"/>
        </w:rPr>
        <w:t>。</w:t>
      </w:r>
      <w:commentRangeStart w:id="108"/>
      <w:r w:rsidR="00735E38" w:rsidRPr="005C72EE">
        <w:rPr>
          <w:rFonts w:ascii="Times New Roman" w:hAnsi="Times New Roman" w:cs="Times New Roman"/>
          <w:noProof/>
          <w:lang w:eastAsia="zh-CN"/>
        </w:rPr>
        <w:drawing>
          <wp:inline distT="0" distB="0" distL="0" distR="0" wp14:anchorId="59688CAC" wp14:editId="1AE976A2">
            <wp:extent cx="5759450" cy="148463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59450" cy="1484630"/>
                    </a:xfrm>
                    <a:prstGeom prst="rect">
                      <a:avLst/>
                    </a:prstGeom>
                  </pic:spPr>
                </pic:pic>
              </a:graphicData>
            </a:graphic>
          </wp:inline>
        </w:drawing>
      </w:r>
      <w:commentRangeEnd w:id="108"/>
      <w:r w:rsidR="00EA1FE8">
        <w:rPr>
          <w:rStyle w:val="aff8"/>
        </w:rPr>
        <w:commentReference w:id="108"/>
      </w:r>
    </w:p>
    <w:p w14:paraId="52C8A53C" w14:textId="4D67F563" w:rsidR="00A94EE8" w:rsidRPr="00106FFF" w:rsidRDefault="00CA4CAE" w:rsidP="00CA4CAE">
      <w:pPr>
        <w:adjustRightInd w:val="0"/>
        <w:snapToGrid w:val="0"/>
        <w:spacing w:line="360" w:lineRule="auto"/>
        <w:rPr>
          <w:ins w:id="109" w:author="Liu Yong-Xin" w:date="2020-10-13T20:24:00Z"/>
          <w:rFonts w:ascii="Times New Roman" w:hAnsi="Times New Roman" w:cs="Times New Roman"/>
          <w:b/>
          <w:bCs/>
          <w:kern w:val="1"/>
          <w:sz w:val="24"/>
          <w:szCs w:val="24"/>
          <w:lang w:eastAsia="zh-CN"/>
          <w:rPrChange w:id="110" w:author="Liu Yong-Xin" w:date="2020-10-13T20:24:00Z">
            <w:rPr>
              <w:ins w:id="111" w:author="Liu Yong-Xin" w:date="2020-10-13T20:24:00Z"/>
              <w:rFonts w:ascii="Times New Roman" w:hAnsi="Times New Roman" w:cs="Times New Roman"/>
              <w:kern w:val="1"/>
              <w:sz w:val="24"/>
              <w:szCs w:val="24"/>
              <w:lang w:eastAsia="zh-CN"/>
            </w:rPr>
          </w:rPrChange>
        </w:rPr>
      </w:pPr>
      <w:r w:rsidRPr="00106FFF">
        <w:rPr>
          <w:rFonts w:ascii="Times New Roman" w:hAnsi="Times New Roman" w:cs="Times New Roman"/>
          <w:b/>
          <w:bCs/>
          <w:kern w:val="1"/>
          <w:sz w:val="24"/>
          <w:szCs w:val="24"/>
          <w:lang w:eastAsia="zh-CN"/>
          <w:rPrChange w:id="112" w:author="Liu Yong-Xin" w:date="2020-10-13T20:24:00Z">
            <w:rPr>
              <w:rFonts w:ascii="Times New Roman" w:hAnsi="Times New Roman" w:cs="Times New Roman"/>
              <w:kern w:val="1"/>
              <w:sz w:val="24"/>
              <w:szCs w:val="24"/>
              <w:lang w:eastAsia="zh-CN"/>
            </w:rPr>
          </w:rPrChange>
        </w:rPr>
        <w:t>图</w:t>
      </w:r>
      <w:r w:rsidR="002A65CB" w:rsidRPr="00106FFF">
        <w:rPr>
          <w:rFonts w:ascii="Times New Roman" w:hAnsi="Times New Roman" w:cs="Times New Roman" w:hint="eastAsia"/>
          <w:b/>
          <w:bCs/>
          <w:kern w:val="1"/>
          <w:sz w:val="24"/>
          <w:szCs w:val="24"/>
          <w:lang w:eastAsia="zh-CN"/>
          <w:rPrChange w:id="113" w:author="Liu Yong-Xin" w:date="2020-10-13T20:24:00Z">
            <w:rPr>
              <w:rFonts w:ascii="Times New Roman" w:hAnsi="Times New Roman" w:cs="Times New Roman" w:hint="eastAsia"/>
              <w:kern w:val="1"/>
              <w:sz w:val="24"/>
              <w:szCs w:val="24"/>
              <w:lang w:eastAsia="zh-CN"/>
            </w:rPr>
          </w:rPrChange>
        </w:rPr>
        <w:t xml:space="preserve"> </w:t>
      </w:r>
      <w:r w:rsidRPr="00106FFF">
        <w:rPr>
          <w:rFonts w:ascii="Times New Roman" w:hAnsi="Times New Roman" w:cs="Times New Roman"/>
          <w:b/>
          <w:bCs/>
          <w:kern w:val="1"/>
          <w:sz w:val="24"/>
          <w:szCs w:val="24"/>
          <w:lang w:eastAsia="zh-CN"/>
          <w:rPrChange w:id="114" w:author="Liu Yong-Xin" w:date="2020-10-13T20:24:00Z">
            <w:rPr>
              <w:rFonts w:ascii="Times New Roman" w:hAnsi="Times New Roman" w:cs="Times New Roman"/>
              <w:kern w:val="1"/>
              <w:sz w:val="24"/>
              <w:szCs w:val="24"/>
              <w:lang w:eastAsia="zh-CN"/>
            </w:rPr>
          </w:rPrChange>
        </w:rPr>
        <w:t>3</w:t>
      </w:r>
      <w:r w:rsidR="002D5458" w:rsidRPr="00106FFF">
        <w:rPr>
          <w:rFonts w:ascii="Times New Roman" w:hAnsi="Times New Roman" w:cs="Times New Roman"/>
          <w:b/>
          <w:bCs/>
          <w:kern w:val="1"/>
          <w:sz w:val="24"/>
          <w:szCs w:val="24"/>
          <w:lang w:eastAsia="zh-CN"/>
          <w:rPrChange w:id="115" w:author="Liu Yong-Xin" w:date="2020-10-13T20:24:00Z">
            <w:rPr>
              <w:rFonts w:ascii="Times New Roman" w:hAnsi="Times New Roman" w:cs="Times New Roman"/>
              <w:kern w:val="1"/>
              <w:sz w:val="24"/>
              <w:szCs w:val="24"/>
              <w:lang w:eastAsia="zh-CN"/>
            </w:rPr>
          </w:rPrChange>
        </w:rPr>
        <w:t xml:space="preserve"> 16S rRNA</w:t>
      </w:r>
      <w:ins w:id="116" w:author="Liu Yong-Xin" w:date="2020-10-13T20:24:00Z">
        <w:r w:rsidR="00106FFF" w:rsidRPr="00106FFF">
          <w:rPr>
            <w:rFonts w:ascii="Times New Roman" w:hAnsi="Times New Roman" w:cs="Times New Roman" w:hint="eastAsia"/>
            <w:b/>
            <w:bCs/>
            <w:kern w:val="1"/>
            <w:sz w:val="24"/>
            <w:szCs w:val="24"/>
            <w:lang w:eastAsia="zh-CN"/>
            <w:rPrChange w:id="117" w:author="Liu Yong-Xin" w:date="2020-10-13T20:24:00Z">
              <w:rPr>
                <w:rFonts w:ascii="Times New Roman" w:hAnsi="Times New Roman" w:cs="Times New Roman" w:hint="eastAsia"/>
                <w:kern w:val="1"/>
                <w:sz w:val="24"/>
                <w:szCs w:val="24"/>
                <w:lang w:eastAsia="zh-CN"/>
              </w:rPr>
            </w:rPrChange>
          </w:rPr>
          <w:t>基因</w:t>
        </w:r>
      </w:ins>
      <w:r w:rsidR="00DB1438" w:rsidRPr="00106FFF">
        <w:rPr>
          <w:rFonts w:ascii="Times New Roman" w:hAnsi="Times New Roman" w:cs="Times New Roman"/>
          <w:b/>
          <w:bCs/>
          <w:kern w:val="1"/>
          <w:sz w:val="24"/>
          <w:szCs w:val="24"/>
          <w:lang w:eastAsia="zh-CN"/>
          <w:rPrChange w:id="118" w:author="Liu Yong-Xin" w:date="2020-10-13T20:24:00Z">
            <w:rPr>
              <w:rFonts w:ascii="Times New Roman" w:hAnsi="Times New Roman" w:cs="Times New Roman"/>
              <w:kern w:val="1"/>
              <w:sz w:val="24"/>
              <w:szCs w:val="24"/>
              <w:lang w:eastAsia="zh-CN"/>
            </w:rPr>
          </w:rPrChange>
        </w:rPr>
        <w:t>两步</w:t>
      </w:r>
      <w:r w:rsidR="002D5458" w:rsidRPr="00106FFF">
        <w:rPr>
          <w:rFonts w:ascii="Times New Roman" w:hAnsi="Times New Roman" w:cs="Times New Roman"/>
          <w:b/>
          <w:bCs/>
          <w:kern w:val="1"/>
          <w:sz w:val="24"/>
          <w:szCs w:val="24"/>
          <w:lang w:eastAsia="zh-CN"/>
          <w:rPrChange w:id="119" w:author="Liu Yong-Xin" w:date="2020-10-13T20:24:00Z">
            <w:rPr>
              <w:rFonts w:ascii="Times New Roman" w:hAnsi="Times New Roman" w:cs="Times New Roman"/>
              <w:kern w:val="1"/>
              <w:sz w:val="24"/>
              <w:szCs w:val="24"/>
              <w:lang w:eastAsia="zh-CN"/>
            </w:rPr>
          </w:rPrChange>
        </w:rPr>
        <w:t>扩增</w:t>
      </w:r>
      <w:r w:rsidRPr="00106FFF">
        <w:rPr>
          <w:rFonts w:ascii="Times New Roman" w:hAnsi="Times New Roman" w:cs="Times New Roman"/>
          <w:b/>
          <w:bCs/>
          <w:kern w:val="1"/>
          <w:sz w:val="24"/>
          <w:szCs w:val="24"/>
          <w:lang w:eastAsia="zh-CN"/>
          <w:rPrChange w:id="120" w:author="Liu Yong-Xin" w:date="2020-10-13T20:24:00Z">
            <w:rPr>
              <w:rFonts w:ascii="Times New Roman" w:hAnsi="Times New Roman" w:cs="Times New Roman"/>
              <w:kern w:val="1"/>
              <w:sz w:val="24"/>
              <w:szCs w:val="24"/>
              <w:lang w:eastAsia="zh-CN"/>
            </w:rPr>
          </w:rPrChange>
        </w:rPr>
        <w:t>所用</w:t>
      </w:r>
      <w:r w:rsidR="002D5458" w:rsidRPr="00106FFF">
        <w:rPr>
          <w:rFonts w:ascii="Times New Roman" w:hAnsi="Times New Roman" w:cs="Times New Roman"/>
          <w:b/>
          <w:bCs/>
          <w:kern w:val="1"/>
          <w:sz w:val="24"/>
          <w:szCs w:val="24"/>
          <w:lang w:eastAsia="zh-CN"/>
          <w:rPrChange w:id="121" w:author="Liu Yong-Xin" w:date="2020-10-13T20:24:00Z">
            <w:rPr>
              <w:rFonts w:ascii="Times New Roman" w:hAnsi="Times New Roman" w:cs="Times New Roman"/>
              <w:kern w:val="1"/>
              <w:sz w:val="24"/>
              <w:szCs w:val="24"/>
              <w:lang w:eastAsia="zh-CN"/>
            </w:rPr>
          </w:rPrChange>
        </w:rPr>
        <w:t>引物</w:t>
      </w:r>
      <w:r w:rsidRPr="00106FFF">
        <w:rPr>
          <w:rFonts w:ascii="Times New Roman" w:hAnsi="Times New Roman" w:cs="Times New Roman"/>
          <w:b/>
          <w:bCs/>
          <w:kern w:val="1"/>
          <w:sz w:val="24"/>
          <w:szCs w:val="24"/>
          <w:lang w:eastAsia="zh-CN"/>
          <w:rPrChange w:id="122" w:author="Liu Yong-Xin" w:date="2020-10-13T20:24:00Z">
            <w:rPr>
              <w:rFonts w:ascii="Times New Roman" w:hAnsi="Times New Roman" w:cs="Times New Roman"/>
              <w:kern w:val="1"/>
              <w:sz w:val="24"/>
              <w:szCs w:val="24"/>
              <w:lang w:eastAsia="zh-CN"/>
            </w:rPr>
          </w:rPrChange>
        </w:rPr>
        <w:t>的</w:t>
      </w:r>
      <w:r w:rsidR="002D5458" w:rsidRPr="00106FFF">
        <w:rPr>
          <w:rFonts w:ascii="Times New Roman" w:hAnsi="Times New Roman" w:cs="Times New Roman"/>
          <w:b/>
          <w:bCs/>
          <w:kern w:val="1"/>
          <w:sz w:val="24"/>
          <w:szCs w:val="24"/>
          <w:lang w:eastAsia="zh-CN"/>
          <w:rPrChange w:id="123" w:author="Liu Yong-Xin" w:date="2020-10-13T20:24:00Z">
            <w:rPr>
              <w:rFonts w:ascii="Times New Roman" w:hAnsi="Times New Roman" w:cs="Times New Roman"/>
              <w:kern w:val="1"/>
              <w:sz w:val="24"/>
              <w:szCs w:val="24"/>
              <w:lang w:eastAsia="zh-CN"/>
            </w:rPr>
          </w:rPrChange>
        </w:rPr>
        <w:t>结构</w:t>
      </w:r>
    </w:p>
    <w:p w14:paraId="122A6C4E" w14:textId="77777777" w:rsidR="005E6E8E" w:rsidRPr="005C72EE" w:rsidRDefault="005E6E8E" w:rsidP="00CA4CAE">
      <w:pPr>
        <w:adjustRightInd w:val="0"/>
        <w:snapToGrid w:val="0"/>
        <w:spacing w:line="360" w:lineRule="auto"/>
        <w:rPr>
          <w:rFonts w:ascii="Times New Roman" w:hAnsi="Times New Roman" w:cs="Times New Roman" w:hint="eastAsia"/>
          <w:kern w:val="1"/>
          <w:sz w:val="24"/>
          <w:szCs w:val="24"/>
          <w:lang w:eastAsia="zh-CN"/>
        </w:rPr>
      </w:pPr>
    </w:p>
    <w:p w14:paraId="77CC1658" w14:textId="4E3FF083" w:rsidR="00F63B1C" w:rsidRPr="005C72EE" w:rsidRDefault="006F0E16" w:rsidP="006F0E16">
      <w:pPr>
        <w:spacing w:line="360" w:lineRule="auto"/>
        <w:rPr>
          <w:rFonts w:ascii="Times New Roman" w:hAnsi="Times New Roman" w:cs="Times New Roman"/>
          <w:sz w:val="24"/>
          <w:szCs w:val="24"/>
          <w:lang w:eastAsia="zh-CN"/>
        </w:rPr>
      </w:pPr>
      <w:r w:rsidRPr="005C72EE">
        <w:rPr>
          <w:rFonts w:ascii="Times New Roman" w:hAnsi="Times New Roman" w:cs="Times New Roman"/>
          <w:kern w:val="1"/>
          <w:sz w:val="24"/>
          <w:szCs w:val="24"/>
          <w:lang w:eastAsia="zh-CN"/>
        </w:rPr>
        <w:t xml:space="preserve">29. </w:t>
      </w:r>
      <w:r w:rsidRPr="005C72EE">
        <w:rPr>
          <w:rFonts w:ascii="Times New Roman" w:hAnsi="Times New Roman" w:cs="Times New Roman"/>
          <w:kern w:val="1"/>
          <w:sz w:val="24"/>
          <w:szCs w:val="24"/>
          <w:lang w:eastAsia="zh-CN"/>
        </w:rPr>
        <w:t>第一轮</w:t>
      </w:r>
      <w:r w:rsidRPr="005C72EE">
        <w:rPr>
          <w:rFonts w:ascii="Times New Roman" w:hAnsi="Times New Roman" w:cs="Times New Roman"/>
          <w:kern w:val="1"/>
          <w:sz w:val="24"/>
          <w:szCs w:val="24"/>
          <w:lang w:eastAsia="zh-CN"/>
        </w:rPr>
        <w:t>PCR</w:t>
      </w:r>
      <w:r w:rsidRPr="005C72EE">
        <w:rPr>
          <w:rFonts w:ascii="Times New Roman" w:hAnsi="Times New Roman" w:cs="Times New Roman"/>
          <w:kern w:val="1"/>
          <w:sz w:val="24"/>
          <w:szCs w:val="24"/>
          <w:lang w:eastAsia="zh-CN"/>
        </w:rPr>
        <w:t>扩增。第一轮</w:t>
      </w:r>
      <w:r w:rsidRPr="005C72EE">
        <w:rPr>
          <w:rFonts w:ascii="Times New Roman" w:hAnsi="Times New Roman" w:cs="Times New Roman"/>
          <w:kern w:val="1"/>
          <w:sz w:val="24"/>
          <w:szCs w:val="24"/>
          <w:lang w:eastAsia="zh-CN"/>
        </w:rPr>
        <w:t>PCR</w:t>
      </w:r>
      <w:r w:rsidRPr="005C72EE">
        <w:rPr>
          <w:rFonts w:ascii="Times New Roman" w:hAnsi="Times New Roman" w:cs="Times New Roman"/>
          <w:kern w:val="1"/>
          <w:sz w:val="24"/>
          <w:szCs w:val="24"/>
          <w:lang w:eastAsia="zh-CN"/>
        </w:rPr>
        <w:t>扩增在正向引物</w:t>
      </w:r>
      <w:r w:rsidRPr="005C72EE">
        <w:rPr>
          <w:rFonts w:ascii="Times New Roman" w:hAnsi="Times New Roman" w:cs="Times New Roman"/>
          <w:kern w:val="1"/>
          <w:sz w:val="24"/>
          <w:szCs w:val="24"/>
          <w:lang w:eastAsia="zh-CN"/>
        </w:rPr>
        <w:t>799F</w:t>
      </w:r>
      <w:r w:rsidRPr="005C72EE">
        <w:rPr>
          <w:rFonts w:ascii="Times New Roman" w:hAnsi="Times New Roman" w:cs="Times New Roman"/>
          <w:kern w:val="1"/>
          <w:sz w:val="24"/>
          <w:szCs w:val="24"/>
          <w:lang w:eastAsia="zh-CN"/>
        </w:rPr>
        <w:t>前端添加了不同的</w:t>
      </w:r>
      <w:r w:rsidRPr="005C72EE">
        <w:rPr>
          <w:rFonts w:ascii="Times New Roman" w:hAnsi="Times New Roman" w:cs="Times New Roman"/>
          <w:kern w:val="1"/>
          <w:sz w:val="24"/>
          <w:szCs w:val="24"/>
          <w:lang w:eastAsia="zh-CN"/>
        </w:rPr>
        <w:t>Barcode</w:t>
      </w:r>
      <w:r w:rsidRPr="005C72EE">
        <w:rPr>
          <w:rFonts w:ascii="Times New Roman" w:hAnsi="Times New Roman" w:cs="Times New Roman"/>
          <w:kern w:val="1"/>
          <w:sz w:val="24"/>
          <w:szCs w:val="24"/>
          <w:lang w:eastAsia="zh-CN"/>
        </w:rPr>
        <w:t>序列用以区分同一文库</w:t>
      </w:r>
      <w:r w:rsidR="002A65CB">
        <w:rPr>
          <w:rFonts w:ascii="Times New Roman" w:hAnsi="Times New Roman" w:cs="Times New Roman" w:hint="eastAsia"/>
          <w:kern w:val="1"/>
          <w:sz w:val="24"/>
          <w:szCs w:val="24"/>
          <w:lang w:eastAsia="zh-CN"/>
        </w:rPr>
        <w:t>中</w:t>
      </w:r>
      <w:r w:rsidRPr="005C72EE">
        <w:rPr>
          <w:rFonts w:ascii="Times New Roman" w:hAnsi="Times New Roman" w:cs="Times New Roman"/>
          <w:kern w:val="1"/>
          <w:sz w:val="24"/>
          <w:szCs w:val="24"/>
          <w:lang w:eastAsia="zh-CN"/>
        </w:rPr>
        <w:t>的不同样本，每个文库可承载</w:t>
      </w:r>
      <w:r w:rsidRPr="005C72EE">
        <w:rPr>
          <w:rFonts w:ascii="Times New Roman" w:hAnsi="Times New Roman" w:cs="Times New Roman"/>
          <w:kern w:val="1"/>
          <w:sz w:val="24"/>
          <w:szCs w:val="24"/>
          <w:lang w:eastAsia="zh-CN"/>
        </w:rPr>
        <w:t>60</w:t>
      </w:r>
      <w:r w:rsidRPr="005C72EE">
        <w:rPr>
          <w:rFonts w:ascii="Times New Roman" w:hAnsi="Times New Roman" w:cs="Times New Roman"/>
          <w:kern w:val="1"/>
          <w:sz w:val="24"/>
          <w:szCs w:val="24"/>
          <w:lang w:eastAsia="zh-CN"/>
        </w:rPr>
        <w:t>个不同的样本对应</w:t>
      </w:r>
      <w:r w:rsidRPr="005C72EE">
        <w:rPr>
          <w:rFonts w:ascii="Times New Roman" w:hAnsi="Times New Roman" w:cs="Times New Roman"/>
          <w:kern w:val="1"/>
          <w:sz w:val="24"/>
          <w:szCs w:val="24"/>
          <w:lang w:eastAsia="zh-CN"/>
        </w:rPr>
        <w:t>60</w:t>
      </w:r>
      <w:r w:rsidRPr="005C72EE">
        <w:rPr>
          <w:rFonts w:ascii="Times New Roman" w:hAnsi="Times New Roman" w:cs="Times New Roman"/>
          <w:kern w:val="1"/>
          <w:sz w:val="24"/>
          <w:szCs w:val="24"/>
          <w:lang w:eastAsia="zh-CN"/>
        </w:rPr>
        <w:t>个不同的</w:t>
      </w:r>
      <w:r w:rsidRPr="005C72EE">
        <w:rPr>
          <w:rFonts w:ascii="Times New Roman" w:hAnsi="Times New Roman" w:cs="Times New Roman"/>
          <w:kern w:val="1"/>
          <w:sz w:val="24"/>
          <w:szCs w:val="24"/>
          <w:lang w:eastAsia="zh-CN"/>
        </w:rPr>
        <w:t>Barcode</w:t>
      </w:r>
      <w:r w:rsidRPr="005C72EE">
        <w:rPr>
          <w:rFonts w:ascii="Times New Roman" w:hAnsi="Times New Roman" w:cs="Times New Roman"/>
          <w:kern w:val="1"/>
          <w:sz w:val="24"/>
          <w:szCs w:val="24"/>
          <w:lang w:eastAsia="zh-CN"/>
        </w:rPr>
        <w:t>序列。</w:t>
      </w:r>
      <w:r w:rsidRPr="005C72EE">
        <w:rPr>
          <w:rFonts w:ascii="Times New Roman" w:hAnsi="Times New Roman" w:cs="Times New Roman"/>
          <w:sz w:val="24"/>
          <w:szCs w:val="24"/>
          <w:lang w:eastAsia="zh-CN"/>
        </w:rPr>
        <w:t>使用</w:t>
      </w:r>
      <w:proofErr w:type="spellStart"/>
      <w:r w:rsidR="002A65CB" w:rsidRPr="002A65CB">
        <w:rPr>
          <w:rFonts w:ascii="Times New Roman" w:hAnsi="Times New Roman" w:cs="Times New Roman" w:hint="eastAsia"/>
          <w:sz w:val="24"/>
          <w:szCs w:val="24"/>
          <w:lang w:eastAsia="zh-CN"/>
        </w:rPr>
        <w:t>PrimeSTAR</w:t>
      </w:r>
      <w:proofErr w:type="spellEnd"/>
      <w:r w:rsidR="002A65CB" w:rsidRPr="002A65CB">
        <w:rPr>
          <w:rFonts w:ascii="Times New Roman" w:hAnsi="Times New Roman" w:cs="Times New Roman" w:hint="eastAsia"/>
          <w:sz w:val="24"/>
          <w:szCs w:val="24"/>
          <w:lang w:eastAsia="zh-CN"/>
        </w:rPr>
        <w:t>热稳定</w:t>
      </w:r>
      <w:r w:rsidR="002A65CB" w:rsidRPr="002A65CB">
        <w:rPr>
          <w:rFonts w:ascii="Times New Roman" w:hAnsi="Times New Roman" w:cs="Times New Roman" w:hint="eastAsia"/>
          <w:sz w:val="24"/>
          <w:szCs w:val="24"/>
          <w:lang w:eastAsia="zh-CN"/>
        </w:rPr>
        <w:t>DNA</w:t>
      </w:r>
      <w:r w:rsidR="002A65CB" w:rsidRPr="002A65CB">
        <w:rPr>
          <w:rFonts w:ascii="Times New Roman" w:hAnsi="Times New Roman" w:cs="Times New Roman" w:hint="eastAsia"/>
          <w:sz w:val="24"/>
          <w:szCs w:val="24"/>
          <w:lang w:eastAsia="zh-CN"/>
        </w:rPr>
        <w:t>聚合酶体系</w:t>
      </w:r>
      <w:r w:rsidRPr="002A65CB">
        <w:rPr>
          <w:rFonts w:ascii="Times New Roman" w:hAnsi="Times New Roman" w:cs="Times New Roman" w:hint="eastAsia"/>
          <w:sz w:val="24"/>
          <w:szCs w:val="24"/>
          <w:lang w:eastAsia="zh-CN"/>
        </w:rPr>
        <w:t>扩</w:t>
      </w:r>
      <w:r w:rsidR="008057E2">
        <w:rPr>
          <w:rFonts w:ascii="Times New Roman" w:hAnsi="Times New Roman" w:cs="Times New Roman"/>
          <w:sz w:val="24"/>
          <w:szCs w:val="24"/>
          <w:lang w:eastAsia="zh-CN"/>
        </w:rPr>
        <w:t>增，扩增体系如表</w:t>
      </w:r>
      <w:r w:rsidR="008057E2">
        <w:rPr>
          <w:rFonts w:ascii="Times New Roman" w:hAnsi="Times New Roman" w:cs="Times New Roman" w:hint="eastAsia"/>
          <w:sz w:val="24"/>
          <w:szCs w:val="24"/>
          <w:lang w:eastAsia="zh-CN"/>
        </w:rPr>
        <w:t xml:space="preserve"> 2</w:t>
      </w:r>
      <w:r w:rsidRPr="005C72EE">
        <w:rPr>
          <w:rFonts w:ascii="Times New Roman" w:hAnsi="Times New Roman" w:cs="Times New Roman"/>
          <w:sz w:val="24"/>
          <w:szCs w:val="24"/>
          <w:lang w:eastAsia="zh-CN"/>
        </w:rPr>
        <w:t>所示。所有样本平行扩增</w:t>
      </w:r>
      <w:r w:rsidRPr="005C72EE">
        <w:rPr>
          <w:rFonts w:ascii="Times New Roman" w:hAnsi="Times New Roman" w:cs="Times New Roman"/>
          <w:sz w:val="24"/>
          <w:szCs w:val="24"/>
          <w:lang w:eastAsia="zh-CN"/>
        </w:rPr>
        <w:t>3</w:t>
      </w:r>
      <w:r w:rsidRPr="005C72EE">
        <w:rPr>
          <w:rFonts w:ascii="Times New Roman" w:hAnsi="Times New Roman" w:cs="Times New Roman"/>
          <w:sz w:val="24"/>
          <w:szCs w:val="24"/>
          <w:lang w:eastAsia="zh-CN"/>
        </w:rPr>
        <w:t>份，同时每个样本设立一个使用</w:t>
      </w:r>
      <w:r w:rsidR="002A65CB">
        <w:rPr>
          <w:rFonts w:ascii="Times New Roman" w:hAnsi="Times New Roman" w:cs="Times New Roman" w:hint="eastAsia"/>
          <w:sz w:val="24"/>
          <w:szCs w:val="24"/>
          <w:lang w:eastAsia="zh-CN"/>
        </w:rPr>
        <w:t>无核酸水</w:t>
      </w:r>
      <w:r w:rsidRPr="005C72EE">
        <w:rPr>
          <w:rFonts w:ascii="Times New Roman" w:hAnsi="Times New Roman" w:cs="Times New Roman"/>
          <w:sz w:val="24"/>
          <w:szCs w:val="24"/>
          <w:lang w:eastAsia="zh-CN"/>
        </w:rPr>
        <w:t>替代模板</w:t>
      </w:r>
      <w:r w:rsidRPr="005C72EE">
        <w:rPr>
          <w:rFonts w:ascii="Times New Roman" w:hAnsi="Times New Roman" w:cs="Times New Roman"/>
          <w:sz w:val="24"/>
          <w:szCs w:val="24"/>
          <w:lang w:eastAsia="zh-CN"/>
        </w:rPr>
        <w:t>DNA</w:t>
      </w:r>
      <w:r w:rsidRPr="005C72EE">
        <w:rPr>
          <w:rFonts w:ascii="Times New Roman" w:hAnsi="Times New Roman" w:cs="Times New Roman"/>
          <w:sz w:val="24"/>
          <w:szCs w:val="24"/>
          <w:lang w:eastAsia="zh-CN"/>
        </w:rPr>
        <w:t>的阴性对照，用于指示使用的实验试剂及实验过程是否存在污染。</w:t>
      </w:r>
      <w:r w:rsidR="008057E2">
        <w:rPr>
          <w:rFonts w:ascii="Times New Roman" w:hAnsi="Times New Roman" w:cs="Times New Roman"/>
          <w:sz w:val="24"/>
          <w:szCs w:val="24"/>
          <w:lang w:eastAsia="zh-CN"/>
        </w:rPr>
        <w:t>扩增条件如表</w:t>
      </w:r>
      <w:r w:rsidR="008057E2">
        <w:rPr>
          <w:rFonts w:ascii="Times New Roman" w:hAnsi="Times New Roman" w:cs="Times New Roman" w:hint="eastAsia"/>
          <w:sz w:val="24"/>
          <w:szCs w:val="24"/>
          <w:lang w:eastAsia="zh-CN"/>
        </w:rPr>
        <w:t xml:space="preserve"> 3</w:t>
      </w:r>
      <w:r w:rsidRPr="005C72EE">
        <w:rPr>
          <w:rFonts w:ascii="Times New Roman" w:hAnsi="Times New Roman" w:cs="Times New Roman"/>
          <w:sz w:val="24"/>
          <w:szCs w:val="24"/>
          <w:lang w:eastAsia="zh-CN"/>
        </w:rPr>
        <w:t>所示。</w:t>
      </w:r>
      <w:r w:rsidR="008057E2">
        <w:rPr>
          <w:rFonts w:ascii="Times New Roman" w:hAnsi="Times New Roman" w:cs="Times New Roman" w:hint="eastAsia"/>
          <w:sz w:val="24"/>
          <w:szCs w:val="24"/>
          <w:lang w:eastAsia="zh-CN"/>
        </w:rPr>
        <w:t>扩增产物置于</w:t>
      </w:r>
      <w:r w:rsidR="008057E2">
        <w:rPr>
          <w:rFonts w:ascii="Times New Roman" w:hAnsi="Times New Roman" w:cs="Times New Roman" w:hint="eastAsia"/>
          <w:sz w:val="24"/>
          <w:szCs w:val="24"/>
          <w:lang w:eastAsia="zh-CN"/>
        </w:rPr>
        <w:t>-20</w:t>
      </w:r>
      <w:r w:rsidR="008057E2">
        <w:rPr>
          <w:rFonts w:ascii="Times New Roman" w:hAnsi="Times New Roman" w:cs="Times New Roman" w:hint="eastAsia"/>
          <w:sz w:val="24"/>
          <w:szCs w:val="24"/>
          <w:lang w:eastAsia="zh-CN"/>
        </w:rPr>
        <w:t>℃环境保存。</w:t>
      </w:r>
    </w:p>
    <w:p w14:paraId="412573B5" w14:textId="1A78C51A" w:rsidR="001E5161" w:rsidRPr="00BD21CD" w:rsidRDefault="00CA4CAE" w:rsidP="001E5161">
      <w:pPr>
        <w:spacing w:line="360" w:lineRule="auto"/>
        <w:jc w:val="center"/>
        <w:rPr>
          <w:rFonts w:ascii="Times New Roman" w:hAnsi="Times New Roman" w:cs="Times New Roman"/>
          <w:b/>
          <w:bCs/>
          <w:sz w:val="24"/>
          <w:szCs w:val="24"/>
          <w:lang w:eastAsia="zh-CN"/>
          <w:rPrChange w:id="124" w:author="Liu Yong-Xin" w:date="2020-10-13T20:27:00Z">
            <w:rPr>
              <w:rFonts w:ascii="Times New Roman" w:hAnsi="Times New Roman" w:cs="Times New Roman"/>
              <w:sz w:val="24"/>
              <w:szCs w:val="24"/>
              <w:lang w:eastAsia="zh-CN"/>
            </w:rPr>
          </w:rPrChange>
        </w:rPr>
      </w:pPr>
      <w:r w:rsidRPr="00BD21CD">
        <w:rPr>
          <w:rFonts w:ascii="Times New Roman" w:hAnsi="Times New Roman" w:cs="Times New Roman"/>
          <w:b/>
          <w:bCs/>
          <w:sz w:val="24"/>
          <w:szCs w:val="24"/>
          <w:lang w:eastAsia="zh-CN"/>
          <w:rPrChange w:id="125" w:author="Liu Yong-Xin" w:date="2020-10-13T20:27:00Z">
            <w:rPr>
              <w:rFonts w:ascii="Times New Roman" w:hAnsi="Times New Roman" w:cs="Times New Roman"/>
              <w:sz w:val="24"/>
              <w:szCs w:val="24"/>
              <w:lang w:eastAsia="zh-CN"/>
            </w:rPr>
          </w:rPrChange>
        </w:rPr>
        <w:t>表</w:t>
      </w:r>
      <w:r w:rsidRPr="00BD21CD">
        <w:rPr>
          <w:rFonts w:ascii="Times New Roman" w:hAnsi="Times New Roman" w:cs="Times New Roman"/>
          <w:b/>
          <w:bCs/>
          <w:sz w:val="24"/>
          <w:szCs w:val="24"/>
          <w:lang w:eastAsia="zh-CN"/>
          <w:rPrChange w:id="126" w:author="Liu Yong-Xin" w:date="2020-10-13T20:27:00Z">
            <w:rPr>
              <w:rFonts w:ascii="Times New Roman" w:hAnsi="Times New Roman" w:cs="Times New Roman"/>
              <w:sz w:val="24"/>
              <w:szCs w:val="24"/>
              <w:lang w:eastAsia="zh-CN"/>
            </w:rPr>
          </w:rPrChange>
        </w:rPr>
        <w:t>2</w:t>
      </w:r>
      <w:r w:rsidR="001E5161" w:rsidRPr="00BD21CD">
        <w:rPr>
          <w:rFonts w:ascii="Times New Roman" w:hAnsi="Times New Roman" w:cs="Times New Roman"/>
          <w:b/>
          <w:bCs/>
          <w:sz w:val="24"/>
          <w:szCs w:val="24"/>
          <w:lang w:eastAsia="zh-CN"/>
          <w:rPrChange w:id="127" w:author="Liu Yong-Xin" w:date="2020-10-13T20:27:00Z">
            <w:rPr>
              <w:rFonts w:ascii="Times New Roman" w:hAnsi="Times New Roman" w:cs="Times New Roman"/>
              <w:sz w:val="24"/>
              <w:szCs w:val="24"/>
              <w:lang w:eastAsia="zh-CN"/>
            </w:rPr>
          </w:rPrChange>
        </w:rPr>
        <w:t xml:space="preserve"> </w:t>
      </w:r>
      <w:r w:rsidR="001E5161" w:rsidRPr="00BD21CD">
        <w:rPr>
          <w:rFonts w:ascii="Times New Roman" w:hAnsi="Times New Roman" w:cs="Times New Roman"/>
          <w:b/>
          <w:bCs/>
          <w:sz w:val="24"/>
          <w:szCs w:val="24"/>
          <w:lang w:eastAsia="zh-CN"/>
          <w:rPrChange w:id="128" w:author="Liu Yong-Xin" w:date="2020-10-13T20:27:00Z">
            <w:rPr>
              <w:rFonts w:ascii="Times New Roman" w:hAnsi="Times New Roman" w:cs="Times New Roman"/>
              <w:sz w:val="24"/>
              <w:szCs w:val="24"/>
              <w:lang w:eastAsia="zh-CN"/>
            </w:rPr>
          </w:rPrChange>
        </w:rPr>
        <w:t>第一轮</w:t>
      </w:r>
      <w:r w:rsidR="001E5161" w:rsidRPr="00BD21CD">
        <w:rPr>
          <w:rFonts w:ascii="Times New Roman" w:hAnsi="Times New Roman" w:cs="Times New Roman"/>
          <w:b/>
          <w:bCs/>
          <w:sz w:val="24"/>
          <w:szCs w:val="24"/>
          <w:lang w:eastAsia="zh-CN"/>
          <w:rPrChange w:id="129" w:author="Liu Yong-Xin" w:date="2020-10-13T20:27:00Z">
            <w:rPr>
              <w:rFonts w:ascii="Times New Roman" w:hAnsi="Times New Roman" w:cs="Times New Roman"/>
              <w:sz w:val="24"/>
              <w:szCs w:val="24"/>
              <w:lang w:eastAsia="zh-CN"/>
            </w:rPr>
          </w:rPrChange>
        </w:rPr>
        <w:t>PCR</w:t>
      </w:r>
      <w:r w:rsidR="001E5161" w:rsidRPr="00BD21CD">
        <w:rPr>
          <w:rFonts w:ascii="Times New Roman" w:hAnsi="Times New Roman" w:cs="Times New Roman"/>
          <w:b/>
          <w:bCs/>
          <w:sz w:val="24"/>
          <w:szCs w:val="24"/>
          <w:lang w:eastAsia="zh-CN"/>
          <w:rPrChange w:id="130" w:author="Liu Yong-Xin" w:date="2020-10-13T20:27:00Z">
            <w:rPr>
              <w:rFonts w:ascii="Times New Roman" w:hAnsi="Times New Roman" w:cs="Times New Roman"/>
              <w:sz w:val="24"/>
              <w:szCs w:val="24"/>
              <w:lang w:eastAsia="zh-CN"/>
            </w:rPr>
          </w:rPrChange>
        </w:rPr>
        <w:t>扩增体系</w:t>
      </w:r>
    </w:p>
    <w:tbl>
      <w:tblPr>
        <w:tblStyle w:val="afff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2268"/>
      </w:tblGrid>
      <w:tr w:rsidR="009F237B" w:rsidRPr="005C72EE" w14:paraId="6DC48318" w14:textId="77777777" w:rsidTr="009F237B">
        <w:trPr>
          <w:jc w:val="center"/>
        </w:trPr>
        <w:tc>
          <w:tcPr>
            <w:tcW w:w="4531" w:type="dxa"/>
            <w:tcBorders>
              <w:top w:val="single" w:sz="4" w:space="0" w:color="auto"/>
              <w:bottom w:val="single" w:sz="4" w:space="0" w:color="auto"/>
            </w:tcBorders>
          </w:tcPr>
          <w:p w14:paraId="3749135E" w14:textId="5EC1FEFB" w:rsidR="009F237B" w:rsidRPr="005C72EE" w:rsidRDefault="009F237B" w:rsidP="009F237B">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试剂名称</w:t>
            </w:r>
          </w:p>
        </w:tc>
        <w:tc>
          <w:tcPr>
            <w:tcW w:w="2268" w:type="dxa"/>
            <w:tcBorders>
              <w:top w:val="single" w:sz="4" w:space="0" w:color="auto"/>
              <w:bottom w:val="single" w:sz="4" w:space="0" w:color="auto"/>
            </w:tcBorders>
          </w:tcPr>
          <w:p w14:paraId="0978D7F7" w14:textId="349A7831" w:rsidR="009F237B" w:rsidRPr="005C72EE" w:rsidRDefault="009F237B" w:rsidP="009F237B">
            <w:pPr>
              <w:jc w:val="center"/>
              <w:rPr>
                <w:rFonts w:ascii="Times New Roman" w:hAnsi="Times New Roman" w:cs="Times New Roman"/>
                <w:sz w:val="24"/>
                <w:szCs w:val="24"/>
              </w:rPr>
            </w:pPr>
            <w:r w:rsidRPr="005C72EE">
              <w:rPr>
                <w:rFonts w:ascii="Times New Roman" w:hAnsi="Times New Roman" w:cs="Times New Roman"/>
                <w:sz w:val="24"/>
                <w:szCs w:val="24"/>
                <w:lang w:eastAsia="zh-CN"/>
              </w:rPr>
              <w:t>添加体积</w:t>
            </w:r>
            <w:r w:rsidRPr="005C72EE">
              <w:rPr>
                <w:rFonts w:ascii="Times New Roman" w:hAnsi="Times New Roman" w:cs="Times New Roman"/>
                <w:sz w:val="24"/>
                <w:szCs w:val="24"/>
                <w:lang w:eastAsia="zh-CN"/>
              </w:rPr>
              <w:t>(</w:t>
            </w:r>
            <w:proofErr w:type="spellStart"/>
            <w:r w:rsidRPr="005C72EE">
              <w:rPr>
                <w:rFonts w:ascii="Times New Roman" w:hAnsi="Times New Roman" w:cs="Times New Roman"/>
                <w:sz w:val="24"/>
                <w:szCs w:val="24"/>
                <w:lang w:eastAsia="zh-CN"/>
              </w:rPr>
              <w:t>μL</w:t>
            </w:r>
            <w:proofErr w:type="spellEnd"/>
            <w:r w:rsidRPr="005C72EE">
              <w:rPr>
                <w:rFonts w:ascii="Times New Roman" w:hAnsi="Times New Roman" w:cs="Times New Roman"/>
                <w:sz w:val="24"/>
                <w:szCs w:val="24"/>
                <w:lang w:eastAsia="zh-CN"/>
              </w:rPr>
              <w:t>)</w:t>
            </w:r>
          </w:p>
        </w:tc>
      </w:tr>
      <w:tr w:rsidR="009F237B" w:rsidRPr="005C72EE" w14:paraId="49AB6342" w14:textId="77777777" w:rsidTr="009F237B">
        <w:trPr>
          <w:jc w:val="center"/>
        </w:trPr>
        <w:tc>
          <w:tcPr>
            <w:tcW w:w="4531" w:type="dxa"/>
            <w:tcBorders>
              <w:top w:val="single" w:sz="4" w:space="0" w:color="auto"/>
            </w:tcBorders>
          </w:tcPr>
          <w:p w14:paraId="26E62954" w14:textId="75D4BB61" w:rsidR="009F237B" w:rsidRPr="005C72EE" w:rsidRDefault="009F237B" w:rsidP="009F237B">
            <w:pPr>
              <w:jc w:val="center"/>
              <w:rPr>
                <w:rFonts w:ascii="Times New Roman" w:hAnsi="Times New Roman" w:cs="Times New Roman"/>
                <w:sz w:val="24"/>
                <w:szCs w:val="24"/>
              </w:rPr>
            </w:pPr>
            <w:r w:rsidRPr="005C72EE">
              <w:rPr>
                <w:rFonts w:ascii="Times New Roman" w:hAnsi="Times New Roman" w:cs="Times New Roman"/>
                <w:sz w:val="24"/>
                <w:szCs w:val="24"/>
              </w:rPr>
              <w:lastRenderedPageBreak/>
              <w:t>Nuclease-Free Water</w:t>
            </w:r>
          </w:p>
        </w:tc>
        <w:tc>
          <w:tcPr>
            <w:tcW w:w="2268" w:type="dxa"/>
            <w:tcBorders>
              <w:top w:val="single" w:sz="4" w:space="0" w:color="auto"/>
            </w:tcBorders>
          </w:tcPr>
          <w:p w14:paraId="66CC4DDC" w14:textId="3F184522" w:rsidR="009F237B" w:rsidRPr="005C72EE" w:rsidRDefault="009F237B" w:rsidP="009F237B">
            <w:pPr>
              <w:jc w:val="center"/>
              <w:rPr>
                <w:rFonts w:ascii="Times New Roman" w:hAnsi="Times New Roman" w:cs="Times New Roman"/>
                <w:sz w:val="24"/>
                <w:szCs w:val="24"/>
              </w:rPr>
            </w:pPr>
            <w:r w:rsidRPr="005C72EE">
              <w:rPr>
                <w:rFonts w:ascii="Times New Roman" w:hAnsi="Times New Roman" w:cs="Times New Roman"/>
                <w:sz w:val="24"/>
                <w:szCs w:val="24"/>
                <w:lang w:eastAsia="zh-CN"/>
              </w:rPr>
              <w:t>16.8</w:t>
            </w:r>
          </w:p>
        </w:tc>
      </w:tr>
      <w:tr w:rsidR="009F237B" w:rsidRPr="005C72EE" w14:paraId="034D3EB1" w14:textId="77777777" w:rsidTr="009F237B">
        <w:trPr>
          <w:jc w:val="center"/>
        </w:trPr>
        <w:tc>
          <w:tcPr>
            <w:tcW w:w="4531" w:type="dxa"/>
          </w:tcPr>
          <w:p w14:paraId="4F0BAA1A" w14:textId="1AD23EB2" w:rsidR="009F237B" w:rsidRPr="005C72EE" w:rsidRDefault="009F237B" w:rsidP="009F237B">
            <w:pPr>
              <w:jc w:val="center"/>
              <w:rPr>
                <w:rFonts w:ascii="Times New Roman" w:hAnsi="Times New Roman" w:cs="Times New Roman"/>
                <w:sz w:val="24"/>
                <w:szCs w:val="24"/>
              </w:rPr>
            </w:pPr>
            <w:r w:rsidRPr="005C72EE">
              <w:rPr>
                <w:rFonts w:ascii="Times New Roman" w:hAnsi="Times New Roman" w:cs="Times New Roman"/>
                <w:kern w:val="1"/>
                <w:sz w:val="24"/>
                <w:szCs w:val="24"/>
                <w:lang w:eastAsia="zh-CN"/>
              </w:rPr>
              <w:t>5×PrimeSTAR Buffer (Mg2+Plus)</w:t>
            </w:r>
          </w:p>
        </w:tc>
        <w:tc>
          <w:tcPr>
            <w:tcW w:w="2268" w:type="dxa"/>
          </w:tcPr>
          <w:p w14:paraId="0D897A18" w14:textId="2FCF08CE" w:rsidR="009F237B" w:rsidRPr="005C72EE" w:rsidRDefault="009F237B" w:rsidP="009F237B">
            <w:pPr>
              <w:jc w:val="center"/>
              <w:rPr>
                <w:rFonts w:ascii="Times New Roman" w:hAnsi="Times New Roman" w:cs="Times New Roman"/>
                <w:sz w:val="24"/>
                <w:szCs w:val="24"/>
              </w:rPr>
            </w:pPr>
            <w:r w:rsidRPr="005C72EE">
              <w:rPr>
                <w:rFonts w:ascii="Times New Roman" w:hAnsi="Times New Roman" w:cs="Times New Roman"/>
                <w:sz w:val="24"/>
                <w:szCs w:val="24"/>
                <w:lang w:eastAsia="zh-CN"/>
              </w:rPr>
              <w:t>6</w:t>
            </w:r>
          </w:p>
        </w:tc>
      </w:tr>
      <w:tr w:rsidR="009F237B" w:rsidRPr="005C72EE" w14:paraId="6D2FB20B" w14:textId="77777777" w:rsidTr="009F237B">
        <w:trPr>
          <w:jc w:val="center"/>
        </w:trPr>
        <w:tc>
          <w:tcPr>
            <w:tcW w:w="4531" w:type="dxa"/>
          </w:tcPr>
          <w:p w14:paraId="456AB6A3" w14:textId="7631DBDC" w:rsidR="009F237B" w:rsidRPr="005C72EE" w:rsidRDefault="009F237B" w:rsidP="009F237B">
            <w:pPr>
              <w:jc w:val="center"/>
              <w:rPr>
                <w:rFonts w:ascii="Times New Roman" w:hAnsi="Times New Roman" w:cs="Times New Roman"/>
                <w:sz w:val="24"/>
                <w:szCs w:val="24"/>
              </w:rPr>
            </w:pPr>
            <w:r w:rsidRPr="005C72EE">
              <w:rPr>
                <w:rFonts w:ascii="Times New Roman" w:hAnsi="Times New Roman" w:cs="Times New Roman"/>
                <w:sz w:val="23"/>
                <w:szCs w:val="23"/>
              </w:rPr>
              <w:t>dNTP Mixture</w:t>
            </w:r>
          </w:p>
        </w:tc>
        <w:tc>
          <w:tcPr>
            <w:tcW w:w="2268" w:type="dxa"/>
          </w:tcPr>
          <w:p w14:paraId="29ED56BF" w14:textId="43AC2CDE" w:rsidR="009F237B" w:rsidRPr="005C72EE" w:rsidRDefault="009F237B" w:rsidP="009F237B">
            <w:pPr>
              <w:jc w:val="center"/>
              <w:rPr>
                <w:rFonts w:ascii="Times New Roman" w:hAnsi="Times New Roman" w:cs="Times New Roman"/>
                <w:sz w:val="24"/>
                <w:szCs w:val="24"/>
              </w:rPr>
            </w:pPr>
            <w:r w:rsidRPr="005C72EE">
              <w:rPr>
                <w:rFonts w:ascii="Times New Roman" w:hAnsi="Times New Roman" w:cs="Times New Roman"/>
                <w:sz w:val="24"/>
                <w:szCs w:val="24"/>
                <w:lang w:eastAsia="zh-CN"/>
              </w:rPr>
              <w:t>2.4</w:t>
            </w:r>
          </w:p>
        </w:tc>
      </w:tr>
      <w:tr w:rsidR="009F237B" w:rsidRPr="005C72EE" w14:paraId="4C8A2563" w14:textId="77777777" w:rsidTr="009F237B">
        <w:trPr>
          <w:jc w:val="center"/>
        </w:trPr>
        <w:tc>
          <w:tcPr>
            <w:tcW w:w="4531" w:type="dxa"/>
          </w:tcPr>
          <w:p w14:paraId="59CE4A94" w14:textId="6E0EB74B" w:rsidR="009F237B" w:rsidRPr="005C72EE" w:rsidRDefault="009F237B" w:rsidP="009F237B">
            <w:pPr>
              <w:jc w:val="center"/>
              <w:rPr>
                <w:rFonts w:ascii="Times New Roman" w:hAnsi="Times New Roman" w:cs="Times New Roman"/>
                <w:sz w:val="24"/>
                <w:szCs w:val="24"/>
              </w:rPr>
            </w:pPr>
            <w:r w:rsidRPr="005C72EE">
              <w:rPr>
                <w:rFonts w:ascii="Times New Roman" w:hAnsi="Times New Roman" w:cs="Times New Roman"/>
                <w:sz w:val="23"/>
                <w:szCs w:val="23"/>
              </w:rPr>
              <w:t>正反向引物</w:t>
            </w:r>
          </w:p>
        </w:tc>
        <w:tc>
          <w:tcPr>
            <w:tcW w:w="2268" w:type="dxa"/>
          </w:tcPr>
          <w:p w14:paraId="5A0FEFE6" w14:textId="79EE71E2" w:rsidR="009F237B" w:rsidRPr="005C72EE" w:rsidRDefault="009F237B" w:rsidP="009F237B">
            <w:pPr>
              <w:jc w:val="center"/>
              <w:rPr>
                <w:rFonts w:ascii="Times New Roman" w:hAnsi="Times New Roman" w:cs="Times New Roman"/>
                <w:sz w:val="24"/>
                <w:szCs w:val="24"/>
              </w:rPr>
            </w:pPr>
            <w:r w:rsidRPr="005C72EE">
              <w:rPr>
                <w:rFonts w:ascii="Times New Roman" w:hAnsi="Times New Roman" w:cs="Times New Roman"/>
                <w:sz w:val="24"/>
                <w:szCs w:val="24"/>
                <w:lang w:eastAsia="zh-CN"/>
              </w:rPr>
              <w:t>0.75</w:t>
            </w:r>
          </w:p>
        </w:tc>
      </w:tr>
      <w:tr w:rsidR="009F237B" w:rsidRPr="005C72EE" w14:paraId="2987B53B" w14:textId="77777777" w:rsidTr="009F237B">
        <w:trPr>
          <w:jc w:val="center"/>
        </w:trPr>
        <w:tc>
          <w:tcPr>
            <w:tcW w:w="4531" w:type="dxa"/>
          </w:tcPr>
          <w:p w14:paraId="6AC934A8" w14:textId="07032F82" w:rsidR="009F237B" w:rsidRPr="005C72EE" w:rsidRDefault="006F0E16" w:rsidP="009F237B">
            <w:pPr>
              <w:jc w:val="center"/>
              <w:rPr>
                <w:rFonts w:ascii="Times New Roman" w:hAnsi="Times New Roman" w:cs="Times New Roman"/>
                <w:sz w:val="24"/>
                <w:szCs w:val="24"/>
              </w:rPr>
            </w:pPr>
            <w:r w:rsidRPr="005C72EE">
              <w:rPr>
                <w:rFonts w:ascii="Times New Roman" w:hAnsi="Times New Roman" w:cs="Times New Roman"/>
                <w:sz w:val="24"/>
                <w:szCs w:val="24"/>
                <w:lang w:eastAsia="zh-CN"/>
              </w:rPr>
              <w:t>3.5 ng/</w:t>
            </w:r>
            <w:proofErr w:type="spellStart"/>
            <w:r w:rsidRPr="005C72EE">
              <w:rPr>
                <w:rFonts w:ascii="Times New Roman" w:hAnsi="Times New Roman" w:cs="Times New Roman"/>
                <w:sz w:val="24"/>
                <w:szCs w:val="24"/>
                <w:lang w:eastAsia="zh-CN"/>
              </w:rPr>
              <w:t>μL</w:t>
            </w:r>
            <w:proofErr w:type="spellEnd"/>
            <w:r w:rsidRPr="005C72EE">
              <w:rPr>
                <w:rFonts w:ascii="Times New Roman" w:hAnsi="Times New Roman" w:cs="Times New Roman"/>
                <w:sz w:val="24"/>
                <w:szCs w:val="24"/>
                <w:lang w:eastAsia="zh-CN"/>
              </w:rPr>
              <w:t>的</w:t>
            </w:r>
            <w:r w:rsidR="009F237B" w:rsidRPr="005C72EE">
              <w:rPr>
                <w:rFonts w:ascii="Times New Roman" w:hAnsi="Times New Roman" w:cs="Times New Roman"/>
                <w:sz w:val="24"/>
                <w:szCs w:val="24"/>
                <w:lang w:eastAsia="zh-CN"/>
              </w:rPr>
              <w:t>DNA</w:t>
            </w:r>
            <w:r w:rsidR="009F237B" w:rsidRPr="005C72EE">
              <w:rPr>
                <w:rFonts w:ascii="Times New Roman" w:hAnsi="Times New Roman" w:cs="Times New Roman"/>
                <w:sz w:val="24"/>
                <w:szCs w:val="24"/>
                <w:lang w:eastAsia="zh-CN"/>
              </w:rPr>
              <w:t>模板</w:t>
            </w:r>
          </w:p>
        </w:tc>
        <w:tc>
          <w:tcPr>
            <w:tcW w:w="2268" w:type="dxa"/>
          </w:tcPr>
          <w:p w14:paraId="43F60E3D" w14:textId="590797F5" w:rsidR="009F237B" w:rsidRPr="005C72EE" w:rsidRDefault="009F237B" w:rsidP="009F237B">
            <w:pPr>
              <w:jc w:val="center"/>
              <w:rPr>
                <w:rFonts w:ascii="Times New Roman" w:hAnsi="Times New Roman" w:cs="Times New Roman"/>
                <w:sz w:val="24"/>
                <w:szCs w:val="24"/>
              </w:rPr>
            </w:pPr>
            <w:r w:rsidRPr="005C72EE">
              <w:rPr>
                <w:rFonts w:ascii="Times New Roman" w:hAnsi="Times New Roman" w:cs="Times New Roman"/>
                <w:sz w:val="24"/>
                <w:szCs w:val="24"/>
                <w:lang w:eastAsia="zh-CN"/>
              </w:rPr>
              <w:t>3</w:t>
            </w:r>
          </w:p>
        </w:tc>
      </w:tr>
      <w:tr w:rsidR="009F237B" w:rsidRPr="005C72EE" w14:paraId="0E2FB3E9" w14:textId="77777777" w:rsidTr="009F237B">
        <w:trPr>
          <w:jc w:val="center"/>
        </w:trPr>
        <w:tc>
          <w:tcPr>
            <w:tcW w:w="4531" w:type="dxa"/>
            <w:tcBorders>
              <w:bottom w:val="single" w:sz="4" w:space="0" w:color="auto"/>
            </w:tcBorders>
          </w:tcPr>
          <w:p w14:paraId="5640538D" w14:textId="2E088F1B" w:rsidR="009F237B" w:rsidRPr="005C72EE" w:rsidRDefault="009F237B" w:rsidP="009F237B">
            <w:pPr>
              <w:jc w:val="center"/>
              <w:rPr>
                <w:rFonts w:ascii="Times New Roman" w:hAnsi="Times New Roman" w:cs="Times New Roman"/>
                <w:sz w:val="24"/>
                <w:szCs w:val="24"/>
              </w:rPr>
            </w:pPr>
            <w:proofErr w:type="spellStart"/>
            <w:r w:rsidRPr="005C72EE">
              <w:rPr>
                <w:rFonts w:ascii="Times New Roman" w:hAnsi="Times New Roman" w:cs="Times New Roman"/>
                <w:sz w:val="23"/>
                <w:szCs w:val="23"/>
              </w:rPr>
              <w:t>PrimeSTAR</w:t>
            </w:r>
            <w:proofErr w:type="spellEnd"/>
            <w:r w:rsidRPr="005C72EE">
              <w:rPr>
                <w:rFonts w:ascii="Times New Roman" w:hAnsi="Times New Roman" w:cs="Times New Roman"/>
                <w:sz w:val="23"/>
                <w:szCs w:val="23"/>
              </w:rPr>
              <w:t xml:space="preserve"> HS DNA Polymerase</w:t>
            </w:r>
          </w:p>
        </w:tc>
        <w:tc>
          <w:tcPr>
            <w:tcW w:w="2268" w:type="dxa"/>
            <w:tcBorders>
              <w:bottom w:val="single" w:sz="4" w:space="0" w:color="auto"/>
            </w:tcBorders>
          </w:tcPr>
          <w:p w14:paraId="7CD22E1F" w14:textId="1AD25893" w:rsidR="009F237B" w:rsidRPr="005C72EE" w:rsidRDefault="009F237B" w:rsidP="009F237B">
            <w:pPr>
              <w:jc w:val="center"/>
              <w:rPr>
                <w:rFonts w:ascii="Times New Roman" w:hAnsi="Times New Roman" w:cs="Times New Roman"/>
                <w:sz w:val="24"/>
                <w:szCs w:val="24"/>
              </w:rPr>
            </w:pPr>
            <w:r w:rsidRPr="005C72EE">
              <w:rPr>
                <w:rFonts w:ascii="Times New Roman" w:hAnsi="Times New Roman" w:cs="Times New Roman"/>
                <w:sz w:val="24"/>
                <w:szCs w:val="24"/>
                <w:lang w:eastAsia="zh-CN"/>
              </w:rPr>
              <w:t>0.3</w:t>
            </w:r>
          </w:p>
        </w:tc>
      </w:tr>
    </w:tbl>
    <w:p w14:paraId="4EE7929D" w14:textId="77777777" w:rsidR="00BD21CD" w:rsidRDefault="00BD21CD" w:rsidP="00600F7C">
      <w:pPr>
        <w:spacing w:line="360" w:lineRule="auto"/>
        <w:jc w:val="center"/>
        <w:rPr>
          <w:ins w:id="131" w:author="Liu Yong-Xin" w:date="2020-10-13T20:27:00Z"/>
          <w:rFonts w:ascii="Times New Roman" w:hAnsi="Times New Roman" w:cs="Times New Roman"/>
          <w:sz w:val="24"/>
          <w:szCs w:val="24"/>
          <w:lang w:eastAsia="zh-CN"/>
        </w:rPr>
      </w:pPr>
    </w:p>
    <w:p w14:paraId="0CC0E3C6" w14:textId="7E48EE36" w:rsidR="00600F7C" w:rsidRPr="00BD21CD" w:rsidRDefault="00CA4CAE" w:rsidP="00600F7C">
      <w:pPr>
        <w:spacing w:line="360" w:lineRule="auto"/>
        <w:jc w:val="center"/>
        <w:rPr>
          <w:rFonts w:ascii="Times New Roman" w:hAnsi="Times New Roman" w:cs="Times New Roman"/>
          <w:b/>
          <w:bCs/>
          <w:sz w:val="24"/>
          <w:szCs w:val="24"/>
          <w:lang w:eastAsia="zh-CN"/>
          <w:rPrChange w:id="132" w:author="Liu Yong-Xin" w:date="2020-10-13T20:27:00Z">
            <w:rPr>
              <w:rFonts w:ascii="Times New Roman" w:hAnsi="Times New Roman" w:cs="Times New Roman"/>
              <w:sz w:val="24"/>
              <w:szCs w:val="24"/>
              <w:lang w:eastAsia="zh-CN"/>
            </w:rPr>
          </w:rPrChange>
        </w:rPr>
      </w:pPr>
      <w:r w:rsidRPr="00BD21CD">
        <w:rPr>
          <w:rFonts w:ascii="Times New Roman" w:hAnsi="Times New Roman" w:cs="Times New Roman"/>
          <w:b/>
          <w:bCs/>
          <w:sz w:val="24"/>
          <w:szCs w:val="24"/>
          <w:lang w:eastAsia="zh-CN"/>
          <w:rPrChange w:id="133" w:author="Liu Yong-Xin" w:date="2020-10-13T20:27:00Z">
            <w:rPr>
              <w:rFonts w:ascii="Times New Roman" w:hAnsi="Times New Roman" w:cs="Times New Roman"/>
              <w:sz w:val="24"/>
              <w:szCs w:val="24"/>
              <w:lang w:eastAsia="zh-CN"/>
            </w:rPr>
          </w:rPrChange>
        </w:rPr>
        <w:t>表</w:t>
      </w:r>
      <w:r w:rsidRPr="00BD21CD">
        <w:rPr>
          <w:rFonts w:ascii="Times New Roman" w:hAnsi="Times New Roman" w:cs="Times New Roman"/>
          <w:b/>
          <w:bCs/>
          <w:sz w:val="24"/>
          <w:szCs w:val="24"/>
          <w:lang w:eastAsia="zh-CN"/>
          <w:rPrChange w:id="134" w:author="Liu Yong-Xin" w:date="2020-10-13T20:27:00Z">
            <w:rPr>
              <w:rFonts w:ascii="Times New Roman" w:hAnsi="Times New Roman" w:cs="Times New Roman"/>
              <w:sz w:val="24"/>
              <w:szCs w:val="24"/>
              <w:lang w:eastAsia="zh-CN"/>
            </w:rPr>
          </w:rPrChange>
        </w:rPr>
        <w:t>3</w:t>
      </w:r>
      <w:r w:rsidR="00600F7C" w:rsidRPr="00BD21CD">
        <w:rPr>
          <w:rFonts w:ascii="Times New Roman" w:hAnsi="Times New Roman" w:cs="Times New Roman"/>
          <w:b/>
          <w:bCs/>
          <w:sz w:val="24"/>
          <w:szCs w:val="24"/>
          <w:lang w:eastAsia="zh-CN"/>
          <w:rPrChange w:id="135" w:author="Liu Yong-Xin" w:date="2020-10-13T20:27:00Z">
            <w:rPr>
              <w:rFonts w:ascii="Times New Roman" w:hAnsi="Times New Roman" w:cs="Times New Roman"/>
              <w:sz w:val="24"/>
              <w:szCs w:val="24"/>
              <w:lang w:eastAsia="zh-CN"/>
            </w:rPr>
          </w:rPrChange>
        </w:rPr>
        <w:t xml:space="preserve"> </w:t>
      </w:r>
      <w:r w:rsidR="00600F7C" w:rsidRPr="00BD21CD">
        <w:rPr>
          <w:rFonts w:ascii="Times New Roman" w:hAnsi="Times New Roman" w:cs="Times New Roman"/>
          <w:b/>
          <w:bCs/>
          <w:sz w:val="24"/>
          <w:szCs w:val="24"/>
          <w:lang w:eastAsia="zh-CN"/>
          <w:rPrChange w:id="136" w:author="Liu Yong-Xin" w:date="2020-10-13T20:27:00Z">
            <w:rPr>
              <w:rFonts w:ascii="Times New Roman" w:hAnsi="Times New Roman" w:cs="Times New Roman"/>
              <w:sz w:val="24"/>
              <w:szCs w:val="24"/>
              <w:lang w:eastAsia="zh-CN"/>
            </w:rPr>
          </w:rPrChange>
        </w:rPr>
        <w:t>第一轮</w:t>
      </w:r>
      <w:r w:rsidR="00600F7C" w:rsidRPr="00BD21CD">
        <w:rPr>
          <w:rFonts w:ascii="Times New Roman" w:hAnsi="Times New Roman" w:cs="Times New Roman"/>
          <w:b/>
          <w:bCs/>
          <w:sz w:val="24"/>
          <w:szCs w:val="24"/>
          <w:lang w:eastAsia="zh-CN"/>
          <w:rPrChange w:id="137" w:author="Liu Yong-Xin" w:date="2020-10-13T20:27:00Z">
            <w:rPr>
              <w:rFonts w:ascii="Times New Roman" w:hAnsi="Times New Roman" w:cs="Times New Roman"/>
              <w:sz w:val="24"/>
              <w:szCs w:val="24"/>
              <w:lang w:eastAsia="zh-CN"/>
            </w:rPr>
          </w:rPrChange>
        </w:rPr>
        <w:t>PCR</w:t>
      </w:r>
      <w:r w:rsidR="00600F7C" w:rsidRPr="00BD21CD">
        <w:rPr>
          <w:rFonts w:ascii="Times New Roman" w:hAnsi="Times New Roman" w:cs="Times New Roman"/>
          <w:b/>
          <w:bCs/>
          <w:sz w:val="24"/>
          <w:szCs w:val="24"/>
          <w:lang w:eastAsia="zh-CN"/>
          <w:rPrChange w:id="138" w:author="Liu Yong-Xin" w:date="2020-10-13T20:27:00Z">
            <w:rPr>
              <w:rFonts w:ascii="Times New Roman" w:hAnsi="Times New Roman" w:cs="Times New Roman"/>
              <w:sz w:val="24"/>
              <w:szCs w:val="24"/>
              <w:lang w:eastAsia="zh-CN"/>
            </w:rPr>
          </w:rPrChange>
        </w:rPr>
        <w:t>扩增条件</w:t>
      </w:r>
    </w:p>
    <w:tbl>
      <w:tblPr>
        <w:tblStyle w:val="afff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600F7C" w:rsidRPr="005C72EE" w14:paraId="0EA853BE" w14:textId="77777777" w:rsidTr="00600F7C">
        <w:trPr>
          <w:jc w:val="center"/>
        </w:trPr>
        <w:tc>
          <w:tcPr>
            <w:tcW w:w="3020" w:type="dxa"/>
            <w:tcBorders>
              <w:top w:val="single" w:sz="4" w:space="0" w:color="auto"/>
              <w:bottom w:val="single" w:sz="4" w:space="0" w:color="auto"/>
            </w:tcBorders>
            <w:vAlign w:val="center"/>
          </w:tcPr>
          <w:p w14:paraId="79ECE14C" w14:textId="50D0B884" w:rsidR="00600F7C" w:rsidRPr="005C72EE" w:rsidRDefault="00600F7C" w:rsidP="00600F7C">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步骤</w:t>
            </w:r>
          </w:p>
        </w:tc>
        <w:tc>
          <w:tcPr>
            <w:tcW w:w="3020" w:type="dxa"/>
            <w:tcBorders>
              <w:top w:val="single" w:sz="4" w:space="0" w:color="auto"/>
              <w:bottom w:val="single" w:sz="4" w:space="0" w:color="auto"/>
            </w:tcBorders>
            <w:vAlign w:val="center"/>
          </w:tcPr>
          <w:p w14:paraId="2BD0804E" w14:textId="7B6FD2A7" w:rsidR="00600F7C" w:rsidRPr="005C72EE" w:rsidRDefault="00600F7C" w:rsidP="00600F7C">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温度</w:t>
            </w:r>
            <w:r w:rsidRPr="005C72EE">
              <w:rPr>
                <w:rFonts w:ascii="Times New Roman" w:hAnsi="Times New Roman" w:cs="Times New Roman"/>
                <w:sz w:val="24"/>
                <w:szCs w:val="24"/>
                <w:lang w:eastAsia="zh-CN"/>
              </w:rPr>
              <w:t>(℃)</w:t>
            </w:r>
          </w:p>
        </w:tc>
        <w:tc>
          <w:tcPr>
            <w:tcW w:w="3020" w:type="dxa"/>
            <w:tcBorders>
              <w:top w:val="single" w:sz="4" w:space="0" w:color="auto"/>
              <w:bottom w:val="single" w:sz="4" w:space="0" w:color="auto"/>
            </w:tcBorders>
            <w:vAlign w:val="center"/>
          </w:tcPr>
          <w:p w14:paraId="0F8C265C" w14:textId="74A905B5" w:rsidR="00600F7C" w:rsidRPr="005C72EE" w:rsidRDefault="00600F7C" w:rsidP="00600F7C">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时间</w:t>
            </w:r>
          </w:p>
        </w:tc>
      </w:tr>
      <w:tr w:rsidR="00600F7C" w:rsidRPr="005C72EE" w14:paraId="22B95A05" w14:textId="77777777" w:rsidTr="00600F7C">
        <w:trPr>
          <w:jc w:val="center"/>
        </w:trPr>
        <w:tc>
          <w:tcPr>
            <w:tcW w:w="3020" w:type="dxa"/>
            <w:tcBorders>
              <w:top w:val="single" w:sz="4" w:space="0" w:color="auto"/>
            </w:tcBorders>
            <w:vAlign w:val="center"/>
          </w:tcPr>
          <w:p w14:paraId="6AA15BF7" w14:textId="19BAC8CB" w:rsidR="00600F7C" w:rsidRPr="005C72EE" w:rsidRDefault="00600F7C" w:rsidP="00600F7C">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1</w:t>
            </w:r>
          </w:p>
        </w:tc>
        <w:tc>
          <w:tcPr>
            <w:tcW w:w="3020" w:type="dxa"/>
            <w:tcBorders>
              <w:top w:val="single" w:sz="4" w:space="0" w:color="auto"/>
            </w:tcBorders>
            <w:vAlign w:val="center"/>
          </w:tcPr>
          <w:p w14:paraId="07615E5C" w14:textId="2B474920" w:rsidR="00600F7C" w:rsidRPr="005C72EE" w:rsidRDefault="00600F7C" w:rsidP="00600F7C">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98</w:t>
            </w:r>
          </w:p>
        </w:tc>
        <w:tc>
          <w:tcPr>
            <w:tcW w:w="3020" w:type="dxa"/>
            <w:tcBorders>
              <w:top w:val="single" w:sz="4" w:space="0" w:color="auto"/>
            </w:tcBorders>
            <w:vAlign w:val="center"/>
          </w:tcPr>
          <w:p w14:paraId="4B51F88F" w14:textId="1E5533C4" w:rsidR="00600F7C" w:rsidRPr="005C72EE" w:rsidRDefault="00600F7C" w:rsidP="00600F7C">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30 s</w:t>
            </w:r>
          </w:p>
        </w:tc>
      </w:tr>
      <w:tr w:rsidR="00600F7C" w:rsidRPr="005C72EE" w14:paraId="442BCAEF" w14:textId="77777777" w:rsidTr="00600F7C">
        <w:trPr>
          <w:jc w:val="center"/>
        </w:trPr>
        <w:tc>
          <w:tcPr>
            <w:tcW w:w="3020" w:type="dxa"/>
            <w:vAlign w:val="center"/>
          </w:tcPr>
          <w:p w14:paraId="3BBF4403" w14:textId="7716673C" w:rsidR="00600F7C" w:rsidRPr="005C72EE" w:rsidRDefault="00600F7C" w:rsidP="00600F7C">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2</w:t>
            </w:r>
          </w:p>
        </w:tc>
        <w:tc>
          <w:tcPr>
            <w:tcW w:w="3020" w:type="dxa"/>
            <w:vAlign w:val="center"/>
          </w:tcPr>
          <w:p w14:paraId="3A3E326E" w14:textId="7A2A987F" w:rsidR="00600F7C" w:rsidRPr="005C72EE" w:rsidRDefault="00600F7C" w:rsidP="00600F7C">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98</w:t>
            </w:r>
          </w:p>
        </w:tc>
        <w:tc>
          <w:tcPr>
            <w:tcW w:w="3020" w:type="dxa"/>
            <w:vAlign w:val="center"/>
          </w:tcPr>
          <w:p w14:paraId="33A10AE5" w14:textId="0E2AF800" w:rsidR="00600F7C" w:rsidRPr="005C72EE" w:rsidRDefault="00600F7C" w:rsidP="00600F7C">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10 s</w:t>
            </w:r>
          </w:p>
        </w:tc>
      </w:tr>
      <w:tr w:rsidR="00600F7C" w:rsidRPr="005C72EE" w14:paraId="6475B714" w14:textId="77777777" w:rsidTr="00600F7C">
        <w:trPr>
          <w:jc w:val="center"/>
        </w:trPr>
        <w:tc>
          <w:tcPr>
            <w:tcW w:w="3020" w:type="dxa"/>
            <w:vAlign w:val="center"/>
          </w:tcPr>
          <w:p w14:paraId="5F150133" w14:textId="398580BC" w:rsidR="00600F7C" w:rsidRPr="005C72EE" w:rsidRDefault="00600F7C" w:rsidP="00600F7C">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3</w:t>
            </w:r>
          </w:p>
        </w:tc>
        <w:tc>
          <w:tcPr>
            <w:tcW w:w="3020" w:type="dxa"/>
            <w:vAlign w:val="center"/>
          </w:tcPr>
          <w:p w14:paraId="20235BE2" w14:textId="5A75001E" w:rsidR="00600F7C" w:rsidRPr="005C72EE" w:rsidRDefault="00600F7C" w:rsidP="00600F7C">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55</w:t>
            </w:r>
          </w:p>
        </w:tc>
        <w:tc>
          <w:tcPr>
            <w:tcW w:w="3020" w:type="dxa"/>
            <w:vAlign w:val="center"/>
          </w:tcPr>
          <w:p w14:paraId="43DBDB37" w14:textId="7A0CC606" w:rsidR="00600F7C" w:rsidRPr="005C72EE" w:rsidRDefault="00600F7C" w:rsidP="00600F7C">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15 s</w:t>
            </w:r>
          </w:p>
        </w:tc>
      </w:tr>
      <w:tr w:rsidR="00600F7C" w:rsidRPr="005C72EE" w14:paraId="599389B3" w14:textId="77777777" w:rsidTr="00600F7C">
        <w:trPr>
          <w:jc w:val="center"/>
        </w:trPr>
        <w:tc>
          <w:tcPr>
            <w:tcW w:w="3020" w:type="dxa"/>
            <w:vAlign w:val="center"/>
          </w:tcPr>
          <w:p w14:paraId="12FD5BE6" w14:textId="521865DA" w:rsidR="00600F7C" w:rsidRPr="005C72EE" w:rsidRDefault="00600F7C" w:rsidP="00600F7C">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4</w:t>
            </w:r>
          </w:p>
        </w:tc>
        <w:tc>
          <w:tcPr>
            <w:tcW w:w="3020" w:type="dxa"/>
            <w:vAlign w:val="center"/>
          </w:tcPr>
          <w:p w14:paraId="2A8F4454" w14:textId="32E94FBB" w:rsidR="00600F7C" w:rsidRPr="005C72EE" w:rsidRDefault="00600F7C" w:rsidP="00600F7C">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72</w:t>
            </w:r>
          </w:p>
        </w:tc>
        <w:tc>
          <w:tcPr>
            <w:tcW w:w="3020" w:type="dxa"/>
            <w:vAlign w:val="center"/>
          </w:tcPr>
          <w:p w14:paraId="1CBB5408" w14:textId="49F1D0CE" w:rsidR="00600F7C" w:rsidRPr="005C72EE" w:rsidRDefault="00600F7C" w:rsidP="00600F7C">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1 min</w:t>
            </w:r>
          </w:p>
        </w:tc>
      </w:tr>
      <w:tr w:rsidR="00600F7C" w:rsidRPr="005C72EE" w14:paraId="6A8BD445" w14:textId="77777777" w:rsidTr="00600F7C">
        <w:trPr>
          <w:jc w:val="center"/>
        </w:trPr>
        <w:tc>
          <w:tcPr>
            <w:tcW w:w="9060" w:type="dxa"/>
            <w:gridSpan w:val="3"/>
            <w:vAlign w:val="center"/>
          </w:tcPr>
          <w:p w14:paraId="5834541D" w14:textId="67D8FE24" w:rsidR="00600F7C" w:rsidRPr="005C72EE" w:rsidRDefault="00600F7C" w:rsidP="00600F7C">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重复步骤</w:t>
            </w:r>
            <w:r w:rsidRPr="005C72EE">
              <w:rPr>
                <w:rFonts w:ascii="Times New Roman" w:hAnsi="Times New Roman" w:cs="Times New Roman"/>
                <w:sz w:val="24"/>
                <w:szCs w:val="24"/>
                <w:lang w:eastAsia="zh-CN"/>
              </w:rPr>
              <w:t>2</w:t>
            </w:r>
            <w:r w:rsidRPr="005C72EE">
              <w:rPr>
                <w:rFonts w:ascii="Times New Roman" w:hAnsi="Times New Roman" w:cs="Times New Roman"/>
                <w:sz w:val="24"/>
                <w:szCs w:val="24"/>
                <w:lang w:eastAsia="zh-CN"/>
              </w:rPr>
              <w:t>至</w:t>
            </w:r>
            <w:r w:rsidRPr="005C72EE">
              <w:rPr>
                <w:rFonts w:ascii="Times New Roman" w:hAnsi="Times New Roman" w:cs="Times New Roman"/>
                <w:sz w:val="24"/>
                <w:szCs w:val="24"/>
                <w:lang w:eastAsia="zh-CN"/>
              </w:rPr>
              <w:t>4</w:t>
            </w:r>
            <w:r w:rsidRPr="005C72EE">
              <w:rPr>
                <w:rFonts w:ascii="Times New Roman" w:hAnsi="Times New Roman" w:cs="Times New Roman"/>
                <w:sz w:val="24"/>
                <w:szCs w:val="24"/>
                <w:lang w:eastAsia="zh-CN"/>
              </w:rPr>
              <w:t>共</w:t>
            </w:r>
            <w:r w:rsidRPr="005C72EE">
              <w:rPr>
                <w:rFonts w:ascii="Times New Roman" w:hAnsi="Times New Roman" w:cs="Times New Roman"/>
                <w:sz w:val="24"/>
                <w:szCs w:val="24"/>
                <w:lang w:eastAsia="zh-CN"/>
              </w:rPr>
              <w:t>25</w:t>
            </w:r>
            <w:r w:rsidRPr="005C72EE">
              <w:rPr>
                <w:rFonts w:ascii="Times New Roman" w:hAnsi="Times New Roman" w:cs="Times New Roman"/>
                <w:sz w:val="24"/>
                <w:szCs w:val="24"/>
                <w:lang w:eastAsia="zh-CN"/>
              </w:rPr>
              <w:t>个循环</w:t>
            </w:r>
          </w:p>
        </w:tc>
      </w:tr>
      <w:tr w:rsidR="00600F7C" w:rsidRPr="005C72EE" w14:paraId="267958D2" w14:textId="77777777" w:rsidTr="00600F7C">
        <w:trPr>
          <w:jc w:val="center"/>
        </w:trPr>
        <w:tc>
          <w:tcPr>
            <w:tcW w:w="3020" w:type="dxa"/>
            <w:vAlign w:val="center"/>
          </w:tcPr>
          <w:p w14:paraId="1A66879D" w14:textId="69F416D3" w:rsidR="00600F7C" w:rsidRPr="005C72EE" w:rsidRDefault="00600F7C" w:rsidP="00600F7C">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5</w:t>
            </w:r>
          </w:p>
        </w:tc>
        <w:tc>
          <w:tcPr>
            <w:tcW w:w="3020" w:type="dxa"/>
            <w:vAlign w:val="center"/>
          </w:tcPr>
          <w:p w14:paraId="6A6D5C10" w14:textId="674E99BC" w:rsidR="00600F7C" w:rsidRPr="005C72EE" w:rsidRDefault="00600F7C" w:rsidP="00600F7C">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72</w:t>
            </w:r>
          </w:p>
        </w:tc>
        <w:tc>
          <w:tcPr>
            <w:tcW w:w="3020" w:type="dxa"/>
            <w:vAlign w:val="center"/>
          </w:tcPr>
          <w:p w14:paraId="0071BD57" w14:textId="75B91564" w:rsidR="00600F7C" w:rsidRPr="005C72EE" w:rsidRDefault="00600F7C" w:rsidP="00600F7C">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5 min</w:t>
            </w:r>
          </w:p>
        </w:tc>
      </w:tr>
      <w:tr w:rsidR="00600F7C" w:rsidRPr="005C72EE" w14:paraId="2E30007C" w14:textId="77777777" w:rsidTr="00600F7C">
        <w:trPr>
          <w:jc w:val="center"/>
        </w:trPr>
        <w:tc>
          <w:tcPr>
            <w:tcW w:w="3020" w:type="dxa"/>
            <w:tcBorders>
              <w:bottom w:val="single" w:sz="4" w:space="0" w:color="auto"/>
            </w:tcBorders>
            <w:vAlign w:val="center"/>
          </w:tcPr>
          <w:p w14:paraId="5AC1EBAB" w14:textId="0E076639" w:rsidR="00600F7C" w:rsidRPr="005C72EE" w:rsidRDefault="00600F7C" w:rsidP="00600F7C">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6</w:t>
            </w:r>
          </w:p>
        </w:tc>
        <w:tc>
          <w:tcPr>
            <w:tcW w:w="3020" w:type="dxa"/>
            <w:tcBorders>
              <w:bottom w:val="single" w:sz="4" w:space="0" w:color="auto"/>
            </w:tcBorders>
            <w:vAlign w:val="center"/>
          </w:tcPr>
          <w:p w14:paraId="5C7AE7B8" w14:textId="1E570230" w:rsidR="00600F7C" w:rsidRPr="005C72EE" w:rsidRDefault="00600F7C" w:rsidP="00600F7C">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12</w:t>
            </w:r>
          </w:p>
        </w:tc>
        <w:tc>
          <w:tcPr>
            <w:tcW w:w="3020" w:type="dxa"/>
            <w:tcBorders>
              <w:bottom w:val="single" w:sz="4" w:space="0" w:color="auto"/>
            </w:tcBorders>
            <w:vAlign w:val="center"/>
          </w:tcPr>
          <w:p w14:paraId="72186D8F" w14:textId="126FEA05" w:rsidR="00600F7C" w:rsidRPr="005C72EE" w:rsidRDefault="00600F7C" w:rsidP="00600F7C">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保温</w:t>
            </w:r>
          </w:p>
        </w:tc>
      </w:tr>
    </w:tbl>
    <w:p w14:paraId="54B1BAFE" w14:textId="77777777" w:rsidR="001A0AA7" w:rsidRDefault="001A0AA7" w:rsidP="006F0E16">
      <w:pPr>
        <w:spacing w:line="360" w:lineRule="auto"/>
        <w:rPr>
          <w:ins w:id="139" w:author="Liu Yong-Xin" w:date="2020-10-13T20:32:00Z"/>
          <w:rFonts w:ascii="Times New Roman" w:hAnsi="Times New Roman" w:cs="Times New Roman"/>
          <w:sz w:val="24"/>
          <w:szCs w:val="24"/>
          <w:lang w:eastAsia="zh-CN"/>
        </w:rPr>
      </w:pPr>
    </w:p>
    <w:p w14:paraId="5AD21694" w14:textId="68E5D88E" w:rsidR="00E06667" w:rsidRPr="005C72EE" w:rsidRDefault="006F0E16" w:rsidP="006F0E16">
      <w:pPr>
        <w:spacing w:line="360" w:lineRule="auto"/>
        <w:rPr>
          <w:rFonts w:ascii="Times New Roman" w:hAnsi="Times New Roman" w:cs="Times New Roman"/>
          <w:sz w:val="24"/>
          <w:szCs w:val="24"/>
          <w:lang w:eastAsia="zh-CN"/>
        </w:rPr>
      </w:pPr>
      <w:r w:rsidRPr="005C72EE">
        <w:rPr>
          <w:rFonts w:ascii="Times New Roman" w:hAnsi="Times New Roman" w:cs="Times New Roman"/>
          <w:sz w:val="24"/>
          <w:szCs w:val="24"/>
          <w:lang w:eastAsia="zh-CN"/>
        </w:rPr>
        <w:t xml:space="preserve">30. </w:t>
      </w:r>
      <w:r w:rsidRPr="005C72EE">
        <w:rPr>
          <w:rFonts w:ascii="Times New Roman" w:hAnsi="Times New Roman" w:cs="Times New Roman"/>
          <w:sz w:val="24"/>
          <w:szCs w:val="24"/>
          <w:lang w:eastAsia="zh-CN"/>
        </w:rPr>
        <w:t>通过琼脂糖电泳进行第一轮</w:t>
      </w:r>
      <w:r w:rsidRPr="005C72EE">
        <w:rPr>
          <w:rFonts w:ascii="Times New Roman" w:hAnsi="Times New Roman" w:cs="Times New Roman"/>
          <w:sz w:val="24"/>
          <w:szCs w:val="24"/>
          <w:lang w:eastAsia="zh-CN"/>
        </w:rPr>
        <w:t>PCR</w:t>
      </w:r>
      <w:r w:rsidRPr="005C72EE">
        <w:rPr>
          <w:rFonts w:ascii="Times New Roman" w:hAnsi="Times New Roman" w:cs="Times New Roman"/>
          <w:sz w:val="24"/>
          <w:szCs w:val="24"/>
          <w:lang w:eastAsia="zh-CN"/>
        </w:rPr>
        <w:t>的质量控制。将平行扩增的样本混合均匀后吸取</w:t>
      </w:r>
      <w:r w:rsidRPr="005C72EE">
        <w:rPr>
          <w:rFonts w:ascii="Times New Roman" w:hAnsi="Times New Roman" w:cs="Times New Roman"/>
          <w:sz w:val="24"/>
          <w:szCs w:val="24"/>
          <w:lang w:eastAsia="zh-CN"/>
        </w:rPr>
        <w:t xml:space="preserve">5 </w:t>
      </w:r>
      <w:proofErr w:type="spellStart"/>
      <w:r w:rsidRPr="005C72EE">
        <w:rPr>
          <w:rFonts w:ascii="Times New Roman" w:hAnsi="Times New Roman" w:cs="Times New Roman"/>
          <w:sz w:val="24"/>
          <w:szCs w:val="24"/>
          <w:lang w:eastAsia="zh-CN"/>
        </w:rPr>
        <w:t>μL</w:t>
      </w:r>
      <w:proofErr w:type="spellEnd"/>
      <w:r w:rsidRPr="005C72EE">
        <w:rPr>
          <w:rFonts w:ascii="Times New Roman" w:hAnsi="Times New Roman" w:cs="Times New Roman"/>
          <w:sz w:val="24"/>
          <w:szCs w:val="24"/>
          <w:lang w:eastAsia="zh-CN"/>
        </w:rPr>
        <w:t>与</w:t>
      </w:r>
      <w:r w:rsidRPr="005C72EE">
        <w:rPr>
          <w:rFonts w:ascii="Times New Roman" w:hAnsi="Times New Roman" w:cs="Times New Roman"/>
          <w:sz w:val="24"/>
          <w:szCs w:val="24"/>
          <w:lang w:eastAsia="zh-CN"/>
        </w:rPr>
        <w:t xml:space="preserve">1 </w:t>
      </w:r>
      <w:proofErr w:type="spellStart"/>
      <w:r w:rsidRPr="005C72EE">
        <w:rPr>
          <w:rFonts w:ascii="Times New Roman" w:hAnsi="Times New Roman" w:cs="Times New Roman"/>
          <w:sz w:val="24"/>
          <w:szCs w:val="24"/>
          <w:lang w:eastAsia="zh-CN"/>
        </w:rPr>
        <w:t>μL</w:t>
      </w:r>
      <w:proofErr w:type="spellEnd"/>
      <w:r w:rsidRPr="005C72EE">
        <w:rPr>
          <w:rFonts w:ascii="Times New Roman" w:hAnsi="Times New Roman" w:cs="Times New Roman"/>
          <w:sz w:val="24"/>
          <w:szCs w:val="24"/>
          <w:lang w:eastAsia="zh-CN"/>
        </w:rPr>
        <w:t xml:space="preserve"> </w:t>
      </w:r>
      <w:r w:rsidR="00144244" w:rsidRPr="005C72EE">
        <w:rPr>
          <w:rFonts w:ascii="Times New Roman" w:hAnsi="Times New Roman" w:cs="Times New Roman"/>
          <w:sz w:val="24"/>
          <w:szCs w:val="24"/>
          <w:lang w:eastAsia="zh-CN"/>
        </w:rPr>
        <w:t>6</w:t>
      </w:r>
      <w:r w:rsidRPr="005C72EE">
        <w:rPr>
          <w:rFonts w:ascii="Times New Roman" w:hAnsi="Times New Roman" w:cs="Times New Roman"/>
          <w:sz w:val="24"/>
          <w:szCs w:val="24"/>
          <w:lang w:eastAsia="zh-CN"/>
        </w:rPr>
        <w:t>×Loading Buffer</w:t>
      </w:r>
      <w:r w:rsidRPr="005C72EE">
        <w:rPr>
          <w:rFonts w:ascii="Times New Roman" w:hAnsi="Times New Roman" w:cs="Times New Roman"/>
          <w:sz w:val="24"/>
          <w:szCs w:val="24"/>
          <w:lang w:eastAsia="zh-CN"/>
        </w:rPr>
        <w:t>混合加入</w:t>
      </w:r>
      <w:r w:rsidRPr="005C72EE">
        <w:rPr>
          <w:rFonts w:ascii="Times New Roman" w:hAnsi="Times New Roman" w:cs="Times New Roman"/>
          <w:sz w:val="24"/>
          <w:szCs w:val="24"/>
          <w:lang w:eastAsia="zh-CN"/>
        </w:rPr>
        <w:t>1%</w:t>
      </w:r>
      <w:r w:rsidRPr="005C72EE">
        <w:rPr>
          <w:rFonts w:ascii="Times New Roman" w:hAnsi="Times New Roman" w:cs="Times New Roman"/>
          <w:sz w:val="24"/>
          <w:szCs w:val="24"/>
          <w:lang w:eastAsia="zh-CN"/>
        </w:rPr>
        <w:t>琼脂糖凝胶中进行电泳</w:t>
      </w:r>
      <w:r w:rsidR="002A65CB">
        <w:rPr>
          <w:rFonts w:ascii="Times New Roman" w:hAnsi="Times New Roman" w:cs="Times New Roman"/>
          <w:sz w:val="24"/>
          <w:szCs w:val="24"/>
          <w:lang w:eastAsia="zh-CN"/>
        </w:rPr>
        <w:t>。</w:t>
      </w:r>
      <w:r w:rsidR="002A65CB">
        <w:rPr>
          <w:rFonts w:ascii="Times New Roman" w:hAnsi="Times New Roman" w:cs="Times New Roman" w:hint="eastAsia"/>
          <w:sz w:val="24"/>
          <w:szCs w:val="24"/>
          <w:lang w:eastAsia="zh-CN"/>
        </w:rPr>
        <w:t>若</w:t>
      </w:r>
      <w:proofErr w:type="gramStart"/>
      <w:r w:rsidR="00E06667" w:rsidRPr="005C72EE">
        <w:rPr>
          <w:rFonts w:ascii="Times New Roman" w:hAnsi="Times New Roman" w:cs="Times New Roman"/>
          <w:sz w:val="24"/>
          <w:szCs w:val="24"/>
          <w:lang w:eastAsia="zh-CN"/>
        </w:rPr>
        <w:t>各样品间条带</w:t>
      </w:r>
      <w:proofErr w:type="gramEnd"/>
      <w:r w:rsidR="00E06667" w:rsidRPr="005C72EE">
        <w:rPr>
          <w:rFonts w:ascii="Times New Roman" w:hAnsi="Times New Roman" w:cs="Times New Roman"/>
          <w:sz w:val="24"/>
          <w:szCs w:val="24"/>
          <w:lang w:eastAsia="zh-CN"/>
        </w:rPr>
        <w:t>亮度一致，位置位于</w:t>
      </w:r>
      <w:r w:rsidR="00E06667" w:rsidRPr="005C72EE">
        <w:rPr>
          <w:rFonts w:ascii="Times New Roman" w:hAnsi="Times New Roman" w:cs="Times New Roman"/>
          <w:sz w:val="24"/>
          <w:szCs w:val="24"/>
          <w:lang w:eastAsia="zh-CN"/>
        </w:rPr>
        <w:t>400 bp</w:t>
      </w:r>
      <w:r w:rsidR="00E06667" w:rsidRPr="005C72EE">
        <w:rPr>
          <w:rFonts w:ascii="Times New Roman" w:hAnsi="Times New Roman" w:cs="Times New Roman"/>
          <w:sz w:val="24"/>
          <w:szCs w:val="24"/>
          <w:lang w:eastAsia="zh-CN"/>
        </w:rPr>
        <w:t>左右，阴性对照无条带则扩增质量合格。</w:t>
      </w:r>
    </w:p>
    <w:p w14:paraId="076AE80B" w14:textId="42EC2477" w:rsidR="00E06667" w:rsidRPr="005C72EE" w:rsidRDefault="00E06667" w:rsidP="00E06667">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sz w:val="24"/>
          <w:szCs w:val="24"/>
          <w:lang w:eastAsia="zh-CN"/>
        </w:rPr>
        <w:t xml:space="preserve">31. </w:t>
      </w:r>
      <w:r w:rsidRPr="005C72EE">
        <w:rPr>
          <w:rFonts w:ascii="Times New Roman" w:hAnsi="Times New Roman" w:cs="Times New Roman"/>
          <w:sz w:val="24"/>
          <w:szCs w:val="24"/>
          <w:lang w:eastAsia="zh-CN"/>
        </w:rPr>
        <w:t>使用磁</w:t>
      </w:r>
      <w:proofErr w:type="gramStart"/>
      <w:r w:rsidRPr="005C72EE">
        <w:rPr>
          <w:rFonts w:ascii="Times New Roman" w:hAnsi="Times New Roman" w:cs="Times New Roman"/>
          <w:sz w:val="24"/>
          <w:szCs w:val="24"/>
          <w:lang w:eastAsia="zh-CN"/>
        </w:rPr>
        <w:t>珠结合</w:t>
      </w:r>
      <w:proofErr w:type="gramEnd"/>
      <w:r w:rsidRPr="005C72EE">
        <w:rPr>
          <w:rFonts w:ascii="Times New Roman" w:hAnsi="Times New Roman" w:cs="Times New Roman"/>
          <w:sz w:val="24"/>
          <w:szCs w:val="24"/>
          <w:lang w:eastAsia="zh-CN"/>
        </w:rPr>
        <w:t>PCR</w:t>
      </w:r>
      <w:r w:rsidRPr="005C72EE">
        <w:rPr>
          <w:rFonts w:ascii="Times New Roman" w:hAnsi="Times New Roman" w:cs="Times New Roman"/>
          <w:sz w:val="24"/>
          <w:szCs w:val="24"/>
          <w:lang w:eastAsia="zh-CN"/>
        </w:rPr>
        <w:t>产物中的</w:t>
      </w:r>
      <w:r w:rsidRPr="005C72EE">
        <w:rPr>
          <w:rFonts w:ascii="Times New Roman" w:hAnsi="Times New Roman" w:cs="Times New Roman"/>
          <w:sz w:val="24"/>
          <w:szCs w:val="24"/>
          <w:lang w:eastAsia="zh-CN"/>
        </w:rPr>
        <w:t>DNA</w:t>
      </w:r>
      <w:r w:rsidRPr="005C72EE">
        <w:rPr>
          <w:rFonts w:ascii="Times New Roman" w:hAnsi="Times New Roman" w:cs="Times New Roman"/>
          <w:sz w:val="24"/>
          <w:szCs w:val="24"/>
          <w:lang w:eastAsia="zh-CN"/>
        </w:rPr>
        <w:t>。</w:t>
      </w:r>
      <w:r w:rsidRPr="005C72EE">
        <w:rPr>
          <w:rFonts w:ascii="Times New Roman" w:hAnsi="Times New Roman" w:cs="Times New Roman"/>
          <w:kern w:val="1"/>
          <w:sz w:val="24"/>
          <w:szCs w:val="24"/>
          <w:lang w:eastAsia="zh-CN"/>
        </w:rPr>
        <w:t>将</w:t>
      </w:r>
      <w:proofErr w:type="spellStart"/>
      <w:r w:rsidRPr="005C72EE">
        <w:rPr>
          <w:rFonts w:ascii="Times New Roman" w:hAnsi="Times New Roman" w:cs="Times New Roman"/>
          <w:kern w:val="1"/>
          <w:sz w:val="24"/>
          <w:szCs w:val="24"/>
          <w:lang w:eastAsia="zh-CN"/>
        </w:rPr>
        <w:t>Beckmen</w:t>
      </w:r>
      <w:proofErr w:type="spellEnd"/>
      <w:r w:rsidRPr="005C72EE">
        <w:rPr>
          <w:rFonts w:ascii="Times New Roman" w:hAnsi="Times New Roman" w:cs="Times New Roman"/>
          <w:kern w:val="1"/>
          <w:sz w:val="24"/>
          <w:szCs w:val="24"/>
          <w:lang w:eastAsia="zh-CN"/>
        </w:rPr>
        <w:t xml:space="preserve"> Coulter </w:t>
      </w:r>
      <w:proofErr w:type="spellStart"/>
      <w:r w:rsidRPr="005C72EE">
        <w:rPr>
          <w:rFonts w:ascii="Times New Roman" w:hAnsi="Times New Roman" w:cs="Times New Roman"/>
          <w:kern w:val="1"/>
          <w:sz w:val="24"/>
          <w:szCs w:val="24"/>
          <w:lang w:eastAsia="zh-CN"/>
        </w:rPr>
        <w:t>Agencourt</w:t>
      </w:r>
      <w:proofErr w:type="spellEnd"/>
      <w:r w:rsidRPr="005C72EE">
        <w:rPr>
          <w:rFonts w:ascii="Times New Roman" w:hAnsi="Times New Roman" w:cs="Times New Roman"/>
          <w:kern w:val="1"/>
          <w:sz w:val="24"/>
          <w:szCs w:val="24"/>
          <w:lang w:eastAsia="zh-CN"/>
        </w:rPr>
        <w:t xml:space="preserve"> </w:t>
      </w:r>
      <w:proofErr w:type="spellStart"/>
      <w:r w:rsidRPr="005C72EE">
        <w:rPr>
          <w:rFonts w:ascii="Times New Roman" w:hAnsi="Times New Roman" w:cs="Times New Roman"/>
          <w:kern w:val="1"/>
          <w:sz w:val="24"/>
          <w:szCs w:val="24"/>
          <w:lang w:eastAsia="zh-CN"/>
        </w:rPr>
        <w:t>AMPure</w:t>
      </w:r>
      <w:proofErr w:type="spellEnd"/>
      <w:r w:rsidRPr="005C72EE">
        <w:rPr>
          <w:rFonts w:ascii="Times New Roman" w:hAnsi="Times New Roman" w:cs="Times New Roman"/>
          <w:kern w:val="1"/>
          <w:sz w:val="24"/>
          <w:szCs w:val="24"/>
          <w:lang w:eastAsia="zh-CN"/>
        </w:rPr>
        <w:t xml:space="preserve"> XP</w:t>
      </w:r>
      <w:r w:rsidRPr="005C72EE">
        <w:rPr>
          <w:rFonts w:ascii="Times New Roman" w:hAnsi="Times New Roman" w:cs="Times New Roman"/>
          <w:kern w:val="1"/>
          <w:sz w:val="24"/>
          <w:szCs w:val="24"/>
          <w:lang w:eastAsia="zh-CN"/>
        </w:rPr>
        <w:t>核酸纯化试剂盒中的磁珠放置于室温环境孵育</w:t>
      </w:r>
      <w:r w:rsidRPr="005C72EE">
        <w:rPr>
          <w:rFonts w:ascii="Times New Roman" w:hAnsi="Times New Roman" w:cs="Times New Roman"/>
          <w:kern w:val="1"/>
          <w:sz w:val="24"/>
          <w:szCs w:val="24"/>
          <w:lang w:eastAsia="zh-CN"/>
        </w:rPr>
        <w:t>30 min</w:t>
      </w:r>
      <w:r w:rsidRPr="005C72EE">
        <w:rPr>
          <w:rFonts w:ascii="Times New Roman" w:hAnsi="Times New Roman" w:cs="Times New Roman"/>
          <w:kern w:val="1"/>
          <w:sz w:val="24"/>
          <w:szCs w:val="24"/>
          <w:lang w:eastAsia="zh-CN"/>
        </w:rPr>
        <w:t>。取</w:t>
      </w:r>
      <w:r w:rsidRPr="005C72EE">
        <w:rPr>
          <w:rFonts w:ascii="Times New Roman" w:hAnsi="Times New Roman" w:cs="Times New Roman"/>
          <w:kern w:val="1"/>
          <w:sz w:val="24"/>
          <w:szCs w:val="24"/>
          <w:lang w:val="en-GB" w:eastAsia="zh-CN"/>
        </w:rPr>
        <w:t xml:space="preserve">50 </w:t>
      </w:r>
      <w:proofErr w:type="spellStart"/>
      <w:r w:rsidRPr="005C72EE">
        <w:rPr>
          <w:rFonts w:ascii="Times New Roman" w:hAnsi="Times New Roman" w:cs="Times New Roman"/>
          <w:kern w:val="1"/>
          <w:sz w:val="24"/>
          <w:szCs w:val="24"/>
          <w:lang w:val="en-GB" w:eastAsia="zh-CN"/>
        </w:rPr>
        <w:t>μL</w:t>
      </w:r>
      <w:proofErr w:type="spellEnd"/>
      <w:r w:rsidRPr="005C72EE">
        <w:rPr>
          <w:rFonts w:ascii="Times New Roman" w:hAnsi="Times New Roman" w:cs="Times New Roman"/>
          <w:kern w:val="1"/>
          <w:sz w:val="24"/>
          <w:szCs w:val="24"/>
          <w:lang w:val="en-GB" w:eastAsia="zh-CN"/>
        </w:rPr>
        <w:t xml:space="preserve"> PCR</w:t>
      </w:r>
      <w:r w:rsidRPr="005C72EE">
        <w:rPr>
          <w:rFonts w:ascii="Times New Roman" w:hAnsi="Times New Roman" w:cs="Times New Roman"/>
          <w:kern w:val="1"/>
          <w:sz w:val="24"/>
          <w:szCs w:val="24"/>
          <w:lang w:val="en-GB" w:eastAsia="zh-CN"/>
        </w:rPr>
        <w:t>产物和</w:t>
      </w:r>
      <w:r w:rsidRPr="005C72EE">
        <w:rPr>
          <w:rFonts w:ascii="Times New Roman" w:hAnsi="Times New Roman" w:cs="Times New Roman"/>
          <w:kern w:val="1"/>
          <w:sz w:val="24"/>
          <w:szCs w:val="24"/>
          <w:lang w:val="en-GB" w:eastAsia="zh-CN"/>
        </w:rPr>
        <w:t xml:space="preserve">50 </w:t>
      </w:r>
      <w:proofErr w:type="spellStart"/>
      <w:r w:rsidRPr="005C72EE">
        <w:rPr>
          <w:rFonts w:ascii="Times New Roman" w:hAnsi="Times New Roman" w:cs="Times New Roman"/>
          <w:kern w:val="1"/>
          <w:sz w:val="24"/>
          <w:szCs w:val="24"/>
          <w:lang w:val="en-GB" w:eastAsia="zh-CN"/>
        </w:rPr>
        <w:t>μL</w:t>
      </w:r>
      <w:proofErr w:type="spellEnd"/>
      <w:r w:rsidRPr="005C72EE">
        <w:rPr>
          <w:rFonts w:ascii="Times New Roman" w:hAnsi="Times New Roman" w:cs="Times New Roman"/>
          <w:kern w:val="1"/>
          <w:sz w:val="24"/>
          <w:szCs w:val="24"/>
          <w:lang w:val="en-GB" w:eastAsia="zh-CN"/>
        </w:rPr>
        <w:t>磁珠于</w:t>
      </w:r>
      <w:r w:rsidRPr="005C72EE">
        <w:rPr>
          <w:rFonts w:ascii="Times New Roman" w:hAnsi="Times New Roman" w:cs="Times New Roman"/>
          <w:kern w:val="1"/>
          <w:sz w:val="24"/>
          <w:szCs w:val="24"/>
          <w:lang w:val="en-GB" w:eastAsia="zh-CN"/>
        </w:rPr>
        <w:t>96</w:t>
      </w:r>
      <w:r w:rsidRPr="005C72EE">
        <w:rPr>
          <w:rFonts w:ascii="Times New Roman" w:hAnsi="Times New Roman" w:cs="Times New Roman"/>
          <w:kern w:val="1"/>
          <w:sz w:val="24"/>
          <w:szCs w:val="24"/>
          <w:lang w:val="en-GB" w:eastAsia="zh-CN"/>
        </w:rPr>
        <w:t>孔</w:t>
      </w:r>
      <w:r w:rsidRPr="005C72EE">
        <w:rPr>
          <w:rFonts w:ascii="Times New Roman" w:hAnsi="Times New Roman" w:cs="Times New Roman"/>
          <w:kern w:val="1"/>
          <w:sz w:val="24"/>
          <w:szCs w:val="24"/>
          <w:lang w:val="en-GB" w:eastAsia="zh-CN"/>
        </w:rPr>
        <w:t>PCR</w:t>
      </w:r>
      <w:r w:rsidRPr="005C72EE">
        <w:rPr>
          <w:rFonts w:ascii="Times New Roman" w:hAnsi="Times New Roman" w:cs="Times New Roman"/>
          <w:kern w:val="1"/>
          <w:sz w:val="24"/>
          <w:szCs w:val="24"/>
          <w:lang w:val="en-GB" w:eastAsia="zh-CN"/>
        </w:rPr>
        <w:t>板内混匀，室温放置</w:t>
      </w:r>
      <w:r w:rsidRPr="005C72EE">
        <w:rPr>
          <w:rFonts w:ascii="Times New Roman" w:hAnsi="Times New Roman" w:cs="Times New Roman"/>
          <w:kern w:val="1"/>
          <w:sz w:val="24"/>
          <w:szCs w:val="24"/>
          <w:lang w:val="en-GB" w:eastAsia="zh-CN"/>
        </w:rPr>
        <w:t>10 min</w:t>
      </w:r>
      <w:r w:rsidRPr="005C72EE">
        <w:rPr>
          <w:rFonts w:ascii="Times New Roman" w:hAnsi="Times New Roman" w:cs="Times New Roman"/>
          <w:kern w:val="1"/>
          <w:sz w:val="24"/>
          <w:szCs w:val="24"/>
          <w:lang w:val="en-GB" w:eastAsia="zh-CN"/>
        </w:rPr>
        <w:t>。</w:t>
      </w:r>
    </w:p>
    <w:p w14:paraId="3C3D72DB" w14:textId="1BC048CC" w:rsidR="00E06667" w:rsidRPr="005C72EE" w:rsidRDefault="00E06667" w:rsidP="00E06667">
      <w:pPr>
        <w:wordWrap w:val="0"/>
        <w:adjustRightInd w:val="0"/>
        <w:snapToGrid w:val="0"/>
        <w:spacing w:line="360" w:lineRule="auto"/>
        <w:rPr>
          <w:rFonts w:ascii="Times New Roman" w:hAnsi="Times New Roman" w:cs="Times New Roman"/>
          <w:kern w:val="1"/>
          <w:sz w:val="24"/>
          <w:szCs w:val="24"/>
          <w:lang w:val="en-GB" w:eastAsia="zh-CN"/>
        </w:rPr>
      </w:pPr>
      <w:r w:rsidRPr="005C72EE">
        <w:rPr>
          <w:rFonts w:ascii="Times New Roman" w:hAnsi="Times New Roman" w:cs="Times New Roman"/>
          <w:kern w:val="1"/>
          <w:sz w:val="24"/>
          <w:szCs w:val="24"/>
          <w:lang w:eastAsia="zh-CN"/>
        </w:rPr>
        <w:t xml:space="preserve">32. </w:t>
      </w:r>
      <w:r w:rsidRPr="005C72EE">
        <w:rPr>
          <w:rFonts w:ascii="Times New Roman" w:hAnsi="Times New Roman" w:cs="Times New Roman"/>
          <w:kern w:val="1"/>
          <w:sz w:val="24"/>
          <w:szCs w:val="24"/>
          <w:lang w:eastAsia="zh-CN"/>
        </w:rPr>
        <w:t>去除</w:t>
      </w:r>
      <w:r w:rsidRPr="005C72EE">
        <w:rPr>
          <w:rFonts w:ascii="Times New Roman" w:hAnsi="Times New Roman" w:cs="Times New Roman"/>
          <w:kern w:val="1"/>
          <w:sz w:val="24"/>
          <w:szCs w:val="24"/>
          <w:lang w:eastAsia="zh-CN"/>
        </w:rPr>
        <w:t>PCR</w:t>
      </w:r>
      <w:r w:rsidRPr="005C72EE">
        <w:rPr>
          <w:rFonts w:ascii="Times New Roman" w:hAnsi="Times New Roman" w:cs="Times New Roman"/>
          <w:kern w:val="1"/>
          <w:sz w:val="24"/>
          <w:szCs w:val="24"/>
          <w:lang w:eastAsia="zh-CN"/>
        </w:rPr>
        <w:t>产物中的杂质以纯化</w:t>
      </w:r>
      <w:r w:rsidRPr="005C72EE">
        <w:rPr>
          <w:rFonts w:ascii="Times New Roman" w:hAnsi="Times New Roman" w:cs="Times New Roman"/>
          <w:kern w:val="1"/>
          <w:sz w:val="24"/>
          <w:szCs w:val="24"/>
          <w:lang w:eastAsia="zh-CN"/>
        </w:rPr>
        <w:t>DNA</w:t>
      </w:r>
      <w:r w:rsidRPr="005C72EE">
        <w:rPr>
          <w:rFonts w:ascii="Times New Roman" w:hAnsi="Times New Roman" w:cs="Times New Roman"/>
          <w:kern w:val="1"/>
          <w:sz w:val="24"/>
          <w:szCs w:val="24"/>
          <w:lang w:eastAsia="zh-CN"/>
        </w:rPr>
        <w:t>。将混合了磁珠的</w:t>
      </w:r>
      <w:r w:rsidRPr="005C72EE">
        <w:rPr>
          <w:rFonts w:ascii="Times New Roman" w:hAnsi="Times New Roman" w:cs="Times New Roman"/>
          <w:kern w:val="1"/>
          <w:sz w:val="24"/>
          <w:szCs w:val="24"/>
          <w:lang w:eastAsia="zh-CN"/>
        </w:rPr>
        <w:t>PCR</w:t>
      </w:r>
      <w:r w:rsidRPr="005C72EE">
        <w:rPr>
          <w:rFonts w:ascii="Times New Roman" w:hAnsi="Times New Roman" w:cs="Times New Roman"/>
          <w:kern w:val="1"/>
          <w:sz w:val="24"/>
          <w:szCs w:val="24"/>
          <w:lang w:eastAsia="zh-CN"/>
        </w:rPr>
        <w:t>产物置于</w:t>
      </w:r>
      <w:r w:rsidR="002A65CB">
        <w:rPr>
          <w:rFonts w:ascii="Times New Roman" w:hAnsi="Times New Roman" w:cs="Times New Roman" w:hint="eastAsia"/>
          <w:kern w:val="1"/>
          <w:sz w:val="24"/>
          <w:szCs w:val="24"/>
          <w:lang w:eastAsia="zh-CN"/>
        </w:rPr>
        <w:t>磁力</w:t>
      </w:r>
      <w:r w:rsidRPr="005C72EE">
        <w:rPr>
          <w:rFonts w:ascii="Times New Roman" w:hAnsi="Times New Roman" w:cs="Times New Roman"/>
          <w:kern w:val="1"/>
          <w:sz w:val="24"/>
          <w:szCs w:val="24"/>
          <w:lang w:eastAsia="zh-CN"/>
        </w:rPr>
        <w:t>架上，放置</w:t>
      </w:r>
      <w:r w:rsidRPr="005C72EE">
        <w:rPr>
          <w:rFonts w:ascii="Times New Roman" w:hAnsi="Times New Roman" w:cs="Times New Roman"/>
          <w:kern w:val="1"/>
          <w:sz w:val="24"/>
          <w:szCs w:val="24"/>
          <w:lang w:eastAsia="zh-CN"/>
        </w:rPr>
        <w:t>5 min</w:t>
      </w:r>
      <w:r w:rsidRPr="005C72EE">
        <w:rPr>
          <w:rFonts w:ascii="Times New Roman" w:hAnsi="Times New Roman" w:cs="Times New Roman"/>
          <w:kern w:val="1"/>
          <w:sz w:val="24"/>
          <w:szCs w:val="24"/>
          <w:lang w:eastAsia="zh-CN"/>
        </w:rPr>
        <w:t>。</w:t>
      </w:r>
      <w:proofErr w:type="gramStart"/>
      <w:r w:rsidRPr="005C72EE">
        <w:rPr>
          <w:rFonts w:ascii="Times New Roman" w:hAnsi="Times New Roman" w:cs="Times New Roman"/>
          <w:kern w:val="1"/>
          <w:sz w:val="24"/>
          <w:szCs w:val="24"/>
          <w:lang w:eastAsia="zh-CN"/>
        </w:rPr>
        <w:t>使用</w:t>
      </w:r>
      <w:r w:rsidRPr="005C72EE">
        <w:rPr>
          <w:rFonts w:ascii="Times New Roman" w:hAnsi="Times New Roman" w:cs="Times New Roman"/>
          <w:kern w:val="1"/>
          <w:sz w:val="24"/>
          <w:szCs w:val="24"/>
          <w:lang w:val="en-GB" w:eastAsia="zh-CN"/>
        </w:rPr>
        <w:t>移液器</w:t>
      </w:r>
      <w:proofErr w:type="gramEnd"/>
      <w:r w:rsidRPr="005C72EE">
        <w:rPr>
          <w:rFonts w:ascii="Times New Roman" w:hAnsi="Times New Roman" w:cs="Times New Roman"/>
          <w:kern w:val="1"/>
          <w:sz w:val="24"/>
          <w:szCs w:val="24"/>
          <w:lang w:val="en-GB" w:eastAsia="zh-CN"/>
        </w:rPr>
        <w:t>小心吸出</w:t>
      </w:r>
      <w:r w:rsidRPr="005C72EE">
        <w:rPr>
          <w:rFonts w:ascii="Times New Roman" w:hAnsi="Times New Roman" w:cs="Times New Roman"/>
          <w:kern w:val="1"/>
          <w:sz w:val="24"/>
          <w:szCs w:val="24"/>
          <w:lang w:val="en-GB" w:eastAsia="zh-CN"/>
        </w:rPr>
        <w:t>96</w:t>
      </w:r>
      <w:r w:rsidRPr="005C72EE">
        <w:rPr>
          <w:rFonts w:ascii="Times New Roman" w:hAnsi="Times New Roman" w:cs="Times New Roman"/>
          <w:kern w:val="1"/>
          <w:sz w:val="24"/>
          <w:szCs w:val="24"/>
          <w:lang w:val="en-GB" w:eastAsia="zh-CN"/>
        </w:rPr>
        <w:t>孔</w:t>
      </w:r>
      <w:r w:rsidRPr="005C72EE">
        <w:rPr>
          <w:rFonts w:ascii="Times New Roman" w:hAnsi="Times New Roman" w:cs="Times New Roman"/>
          <w:kern w:val="1"/>
          <w:sz w:val="24"/>
          <w:szCs w:val="24"/>
          <w:lang w:val="en-GB" w:eastAsia="zh-CN"/>
        </w:rPr>
        <w:t>PCR</w:t>
      </w:r>
      <w:r w:rsidRPr="005C72EE">
        <w:rPr>
          <w:rFonts w:ascii="Times New Roman" w:hAnsi="Times New Roman" w:cs="Times New Roman"/>
          <w:kern w:val="1"/>
          <w:sz w:val="24"/>
          <w:szCs w:val="24"/>
          <w:lang w:val="en-GB" w:eastAsia="zh-CN"/>
        </w:rPr>
        <w:t>板内的液体，注意不要触碰磁珠。向每个样品孔中加入</w:t>
      </w:r>
      <w:r w:rsidRPr="005C72EE">
        <w:rPr>
          <w:rFonts w:ascii="Times New Roman" w:hAnsi="Times New Roman" w:cs="Times New Roman"/>
          <w:kern w:val="1"/>
          <w:sz w:val="24"/>
          <w:szCs w:val="24"/>
          <w:lang w:val="en-GB" w:eastAsia="zh-CN"/>
        </w:rPr>
        <w:t>80%</w:t>
      </w:r>
      <w:r w:rsidRPr="005C72EE">
        <w:rPr>
          <w:rFonts w:ascii="Times New Roman" w:hAnsi="Times New Roman" w:cs="Times New Roman"/>
          <w:kern w:val="1"/>
          <w:sz w:val="24"/>
          <w:szCs w:val="24"/>
          <w:lang w:val="en-GB" w:eastAsia="zh-CN"/>
        </w:rPr>
        <w:t>乙醇</w:t>
      </w:r>
      <w:r w:rsidRPr="005C72EE">
        <w:rPr>
          <w:rFonts w:ascii="Times New Roman" w:hAnsi="Times New Roman" w:cs="Times New Roman"/>
          <w:kern w:val="1"/>
          <w:sz w:val="24"/>
          <w:szCs w:val="24"/>
          <w:lang w:val="en-GB" w:eastAsia="zh-CN"/>
        </w:rPr>
        <w:t xml:space="preserve">100 </w:t>
      </w:r>
      <w:proofErr w:type="spellStart"/>
      <w:r w:rsidRPr="005C72EE">
        <w:rPr>
          <w:rFonts w:ascii="Times New Roman" w:hAnsi="Times New Roman" w:cs="Times New Roman"/>
          <w:kern w:val="1"/>
          <w:sz w:val="24"/>
          <w:szCs w:val="24"/>
          <w:lang w:val="en-GB" w:eastAsia="zh-CN"/>
        </w:rPr>
        <w:t>μL</w:t>
      </w:r>
      <w:proofErr w:type="spellEnd"/>
      <w:r w:rsidRPr="005C72EE">
        <w:rPr>
          <w:rFonts w:ascii="Times New Roman" w:hAnsi="Times New Roman" w:cs="Times New Roman"/>
          <w:kern w:val="1"/>
          <w:sz w:val="24"/>
          <w:szCs w:val="24"/>
          <w:lang w:val="en-GB" w:eastAsia="zh-CN"/>
        </w:rPr>
        <w:t>洗涤样品</w:t>
      </w:r>
      <w:r w:rsidRPr="005C72EE">
        <w:rPr>
          <w:rFonts w:ascii="Times New Roman" w:hAnsi="Times New Roman" w:cs="Times New Roman"/>
          <w:kern w:val="1"/>
          <w:sz w:val="24"/>
          <w:szCs w:val="24"/>
          <w:lang w:val="en-GB" w:eastAsia="zh-CN"/>
        </w:rPr>
        <w:t>30 s</w:t>
      </w:r>
      <w:r w:rsidRPr="005C72EE">
        <w:rPr>
          <w:rFonts w:ascii="Times New Roman" w:hAnsi="Times New Roman" w:cs="Times New Roman"/>
          <w:kern w:val="1"/>
          <w:sz w:val="24"/>
          <w:szCs w:val="24"/>
          <w:lang w:val="en-GB" w:eastAsia="zh-CN"/>
        </w:rPr>
        <w:t>，吸出乙醇，重复洗涤</w:t>
      </w:r>
      <w:r w:rsidRPr="005C72EE">
        <w:rPr>
          <w:rFonts w:ascii="Times New Roman" w:hAnsi="Times New Roman" w:cs="Times New Roman"/>
          <w:kern w:val="1"/>
          <w:sz w:val="24"/>
          <w:szCs w:val="24"/>
          <w:lang w:val="en-GB" w:eastAsia="zh-CN"/>
        </w:rPr>
        <w:t>2</w:t>
      </w:r>
      <w:r w:rsidRPr="005C72EE">
        <w:rPr>
          <w:rFonts w:ascii="Times New Roman" w:hAnsi="Times New Roman" w:cs="Times New Roman"/>
          <w:kern w:val="1"/>
          <w:sz w:val="24"/>
          <w:szCs w:val="24"/>
          <w:lang w:val="en-GB" w:eastAsia="zh-CN"/>
        </w:rPr>
        <w:t>次。将</w:t>
      </w:r>
      <w:r w:rsidRPr="005C72EE">
        <w:rPr>
          <w:rFonts w:ascii="Times New Roman" w:hAnsi="Times New Roman" w:cs="Times New Roman"/>
          <w:kern w:val="1"/>
          <w:sz w:val="24"/>
          <w:szCs w:val="24"/>
          <w:lang w:val="en-GB" w:eastAsia="zh-CN"/>
        </w:rPr>
        <w:t>96</w:t>
      </w:r>
      <w:r w:rsidRPr="005C72EE">
        <w:rPr>
          <w:rFonts w:ascii="Times New Roman" w:hAnsi="Times New Roman" w:cs="Times New Roman"/>
          <w:kern w:val="1"/>
          <w:sz w:val="24"/>
          <w:szCs w:val="24"/>
          <w:lang w:val="en-GB" w:eastAsia="zh-CN"/>
        </w:rPr>
        <w:t>孔</w:t>
      </w:r>
      <w:r w:rsidRPr="005C72EE">
        <w:rPr>
          <w:rFonts w:ascii="Times New Roman" w:hAnsi="Times New Roman" w:cs="Times New Roman"/>
          <w:kern w:val="1"/>
          <w:sz w:val="24"/>
          <w:szCs w:val="24"/>
          <w:lang w:val="en-GB" w:eastAsia="zh-CN"/>
        </w:rPr>
        <w:t>PCR</w:t>
      </w:r>
      <w:r w:rsidRPr="005C72EE">
        <w:rPr>
          <w:rFonts w:ascii="Times New Roman" w:hAnsi="Times New Roman" w:cs="Times New Roman"/>
          <w:kern w:val="1"/>
          <w:sz w:val="24"/>
          <w:szCs w:val="24"/>
          <w:lang w:val="en-GB" w:eastAsia="zh-CN"/>
        </w:rPr>
        <w:t>板取下</w:t>
      </w:r>
      <w:r w:rsidR="002A65CB">
        <w:rPr>
          <w:rFonts w:ascii="Times New Roman" w:hAnsi="Times New Roman" w:cs="Times New Roman" w:hint="eastAsia"/>
          <w:kern w:val="1"/>
          <w:sz w:val="24"/>
          <w:szCs w:val="24"/>
          <w:lang w:val="en-GB" w:eastAsia="zh-CN"/>
        </w:rPr>
        <w:t>磁力架</w:t>
      </w:r>
      <w:r w:rsidRPr="005C72EE">
        <w:rPr>
          <w:rFonts w:ascii="Times New Roman" w:hAnsi="Times New Roman" w:cs="Times New Roman"/>
          <w:kern w:val="1"/>
          <w:sz w:val="24"/>
          <w:szCs w:val="24"/>
          <w:lang w:eastAsia="zh-CN"/>
        </w:rPr>
        <w:t>，</w:t>
      </w:r>
      <w:r w:rsidRPr="005C72EE">
        <w:rPr>
          <w:rFonts w:ascii="Times New Roman" w:hAnsi="Times New Roman" w:cs="Times New Roman"/>
          <w:kern w:val="1"/>
          <w:sz w:val="24"/>
          <w:szCs w:val="24"/>
          <w:lang w:val="en-GB" w:eastAsia="zh-CN"/>
        </w:rPr>
        <w:t>置于操作台上晾干</w:t>
      </w:r>
      <w:r w:rsidRPr="005C72EE">
        <w:rPr>
          <w:rFonts w:ascii="Times New Roman" w:hAnsi="Times New Roman" w:cs="Times New Roman"/>
          <w:kern w:val="1"/>
          <w:sz w:val="24"/>
          <w:szCs w:val="24"/>
          <w:lang w:val="en-GB" w:eastAsia="zh-CN"/>
        </w:rPr>
        <w:t>5 min</w:t>
      </w:r>
      <w:r w:rsidRPr="005C72EE">
        <w:rPr>
          <w:rFonts w:ascii="Times New Roman" w:hAnsi="Times New Roman" w:cs="Times New Roman"/>
          <w:kern w:val="1"/>
          <w:sz w:val="24"/>
          <w:szCs w:val="24"/>
          <w:lang w:val="en-GB" w:eastAsia="zh-CN"/>
        </w:rPr>
        <w:t>至酒精挥发完全。</w:t>
      </w:r>
    </w:p>
    <w:p w14:paraId="22564592" w14:textId="247FA1C5" w:rsidR="00E06667" w:rsidRPr="005C72EE" w:rsidRDefault="00E06667" w:rsidP="00E06667">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val="en-GB" w:eastAsia="zh-CN"/>
        </w:rPr>
        <w:t xml:space="preserve">33. </w:t>
      </w:r>
      <w:r w:rsidRPr="005C72EE">
        <w:rPr>
          <w:rFonts w:ascii="Times New Roman" w:hAnsi="Times New Roman" w:cs="Times New Roman"/>
          <w:kern w:val="1"/>
          <w:sz w:val="24"/>
          <w:szCs w:val="24"/>
          <w:lang w:val="en-GB" w:eastAsia="zh-CN"/>
        </w:rPr>
        <w:t>洗脱纯化的</w:t>
      </w:r>
      <w:r w:rsidRPr="005C72EE">
        <w:rPr>
          <w:rFonts w:ascii="Times New Roman" w:hAnsi="Times New Roman" w:cs="Times New Roman"/>
          <w:kern w:val="1"/>
          <w:sz w:val="24"/>
          <w:szCs w:val="24"/>
          <w:lang w:val="en-GB" w:eastAsia="zh-CN"/>
        </w:rPr>
        <w:t>DNA</w:t>
      </w:r>
      <w:r w:rsidRPr="005C72EE">
        <w:rPr>
          <w:rFonts w:ascii="Times New Roman" w:hAnsi="Times New Roman" w:cs="Times New Roman"/>
          <w:kern w:val="1"/>
          <w:sz w:val="24"/>
          <w:szCs w:val="24"/>
          <w:lang w:val="en-GB" w:eastAsia="zh-CN"/>
        </w:rPr>
        <w:t>。向每个样品孔中加入</w:t>
      </w:r>
      <w:r w:rsidRPr="005C72EE">
        <w:rPr>
          <w:rFonts w:ascii="Times New Roman" w:hAnsi="Times New Roman" w:cs="Times New Roman"/>
          <w:kern w:val="1"/>
          <w:sz w:val="24"/>
          <w:szCs w:val="24"/>
          <w:lang w:val="en-GB" w:eastAsia="zh-CN"/>
        </w:rPr>
        <w:t xml:space="preserve">50 </w:t>
      </w:r>
      <w:proofErr w:type="spellStart"/>
      <w:r w:rsidRPr="005C72EE">
        <w:rPr>
          <w:rFonts w:ascii="Times New Roman" w:hAnsi="Times New Roman" w:cs="Times New Roman"/>
          <w:kern w:val="1"/>
          <w:sz w:val="24"/>
          <w:szCs w:val="24"/>
          <w:lang w:val="en-GB" w:eastAsia="zh-CN"/>
        </w:rPr>
        <w:t>μL</w:t>
      </w:r>
      <w:proofErr w:type="spellEnd"/>
      <w:r w:rsidRPr="005C72EE">
        <w:rPr>
          <w:rFonts w:ascii="Times New Roman" w:hAnsi="Times New Roman" w:cs="Times New Roman"/>
          <w:kern w:val="1"/>
          <w:sz w:val="24"/>
          <w:szCs w:val="24"/>
          <w:lang w:val="en-GB" w:eastAsia="zh-CN"/>
        </w:rPr>
        <w:t xml:space="preserve"> 1×TE</w:t>
      </w:r>
      <w:r w:rsidRPr="005C72EE">
        <w:rPr>
          <w:rFonts w:ascii="Times New Roman" w:hAnsi="Times New Roman" w:cs="Times New Roman"/>
          <w:kern w:val="1"/>
          <w:sz w:val="24"/>
          <w:szCs w:val="24"/>
          <w:lang w:val="en-GB" w:eastAsia="zh-CN"/>
        </w:rPr>
        <w:t>缓冲液，吹吸混匀至管壁上无黏附的磁珠。室温放置</w:t>
      </w:r>
      <w:r w:rsidRPr="005C72EE">
        <w:rPr>
          <w:rFonts w:ascii="Times New Roman" w:hAnsi="Times New Roman" w:cs="Times New Roman"/>
          <w:kern w:val="1"/>
          <w:sz w:val="24"/>
          <w:szCs w:val="24"/>
          <w:lang w:val="en-GB" w:eastAsia="zh-CN"/>
        </w:rPr>
        <w:t>5 min</w:t>
      </w:r>
      <w:r w:rsidRPr="005C72EE">
        <w:rPr>
          <w:rFonts w:ascii="Times New Roman" w:hAnsi="Times New Roman" w:cs="Times New Roman"/>
          <w:kern w:val="1"/>
          <w:sz w:val="24"/>
          <w:szCs w:val="24"/>
          <w:lang w:val="en-GB" w:eastAsia="zh-CN"/>
        </w:rPr>
        <w:t>。将</w:t>
      </w:r>
      <w:r w:rsidRPr="005C72EE">
        <w:rPr>
          <w:rFonts w:ascii="Times New Roman" w:hAnsi="Times New Roman" w:cs="Times New Roman"/>
          <w:kern w:val="1"/>
          <w:sz w:val="24"/>
          <w:szCs w:val="24"/>
          <w:lang w:val="en-GB" w:eastAsia="zh-CN"/>
        </w:rPr>
        <w:t>96</w:t>
      </w:r>
      <w:r w:rsidRPr="005C72EE">
        <w:rPr>
          <w:rFonts w:ascii="Times New Roman" w:hAnsi="Times New Roman" w:cs="Times New Roman"/>
          <w:kern w:val="1"/>
          <w:sz w:val="24"/>
          <w:szCs w:val="24"/>
          <w:lang w:val="en-GB" w:eastAsia="zh-CN"/>
        </w:rPr>
        <w:t>孔</w:t>
      </w:r>
      <w:r w:rsidRPr="005C72EE">
        <w:rPr>
          <w:rFonts w:ascii="Times New Roman" w:hAnsi="Times New Roman" w:cs="Times New Roman"/>
          <w:kern w:val="1"/>
          <w:sz w:val="24"/>
          <w:szCs w:val="24"/>
          <w:lang w:val="en-GB" w:eastAsia="zh-CN"/>
        </w:rPr>
        <w:t>PCR</w:t>
      </w:r>
      <w:r w:rsidRPr="005C72EE">
        <w:rPr>
          <w:rFonts w:ascii="Times New Roman" w:hAnsi="Times New Roman" w:cs="Times New Roman"/>
          <w:kern w:val="1"/>
          <w:sz w:val="24"/>
          <w:szCs w:val="24"/>
          <w:lang w:val="en-GB" w:eastAsia="zh-CN"/>
        </w:rPr>
        <w:t>板置于</w:t>
      </w:r>
      <w:r w:rsidR="002A65CB">
        <w:rPr>
          <w:rFonts w:ascii="Times New Roman" w:hAnsi="Times New Roman" w:cs="Times New Roman" w:hint="eastAsia"/>
          <w:kern w:val="1"/>
          <w:sz w:val="24"/>
          <w:szCs w:val="24"/>
          <w:lang w:val="en-GB" w:eastAsia="zh-CN"/>
        </w:rPr>
        <w:t>磁力</w:t>
      </w:r>
      <w:r w:rsidRPr="005C72EE">
        <w:rPr>
          <w:rFonts w:ascii="Times New Roman" w:hAnsi="Times New Roman" w:cs="Times New Roman"/>
          <w:kern w:val="1"/>
          <w:sz w:val="24"/>
          <w:szCs w:val="24"/>
          <w:lang w:eastAsia="zh-CN"/>
        </w:rPr>
        <w:t>架上</w:t>
      </w:r>
      <w:r w:rsidRPr="005C72EE">
        <w:rPr>
          <w:rFonts w:ascii="Times New Roman" w:hAnsi="Times New Roman" w:cs="Times New Roman"/>
          <w:kern w:val="1"/>
          <w:sz w:val="24"/>
          <w:szCs w:val="24"/>
          <w:lang w:eastAsia="zh-CN"/>
        </w:rPr>
        <w:t>5 min</w:t>
      </w:r>
      <w:r w:rsidRPr="005C72EE">
        <w:rPr>
          <w:rFonts w:ascii="Times New Roman" w:hAnsi="Times New Roman" w:cs="Times New Roman"/>
          <w:kern w:val="1"/>
          <w:sz w:val="24"/>
          <w:szCs w:val="24"/>
          <w:lang w:eastAsia="zh-CN"/>
        </w:rPr>
        <w:t>使磁珠吸附在管壁。将</w:t>
      </w:r>
      <w:r w:rsidRPr="005C72EE">
        <w:rPr>
          <w:rFonts w:ascii="Times New Roman" w:hAnsi="Times New Roman" w:cs="Times New Roman"/>
          <w:kern w:val="1"/>
          <w:sz w:val="24"/>
          <w:szCs w:val="24"/>
          <w:lang w:eastAsia="zh-CN"/>
        </w:rPr>
        <w:t>96</w:t>
      </w:r>
      <w:r w:rsidRPr="005C72EE">
        <w:rPr>
          <w:rFonts w:ascii="Times New Roman" w:hAnsi="Times New Roman" w:cs="Times New Roman"/>
          <w:kern w:val="1"/>
          <w:sz w:val="24"/>
          <w:szCs w:val="24"/>
          <w:lang w:eastAsia="zh-CN"/>
        </w:rPr>
        <w:t>孔</w:t>
      </w:r>
      <w:r w:rsidRPr="005C72EE">
        <w:rPr>
          <w:rFonts w:ascii="Times New Roman" w:hAnsi="Times New Roman" w:cs="Times New Roman"/>
          <w:kern w:val="1"/>
          <w:sz w:val="24"/>
          <w:szCs w:val="24"/>
          <w:lang w:eastAsia="zh-CN"/>
        </w:rPr>
        <w:t>PCR</w:t>
      </w:r>
      <w:r w:rsidR="002A65CB">
        <w:rPr>
          <w:rFonts w:ascii="Times New Roman" w:hAnsi="Times New Roman" w:cs="Times New Roman"/>
          <w:kern w:val="1"/>
          <w:sz w:val="24"/>
          <w:szCs w:val="24"/>
          <w:lang w:eastAsia="zh-CN"/>
        </w:rPr>
        <w:t>板内液体吸出转移至新板，吹吸</w:t>
      </w:r>
      <w:r w:rsidR="002A65CB">
        <w:rPr>
          <w:rFonts w:ascii="Times New Roman" w:hAnsi="Times New Roman" w:cs="Times New Roman" w:hint="eastAsia"/>
          <w:kern w:val="1"/>
          <w:sz w:val="24"/>
          <w:szCs w:val="24"/>
          <w:lang w:eastAsia="zh-CN"/>
        </w:rPr>
        <w:t>混匀</w:t>
      </w:r>
      <w:r w:rsidRPr="005C72EE">
        <w:rPr>
          <w:rFonts w:ascii="Times New Roman" w:hAnsi="Times New Roman" w:cs="Times New Roman"/>
          <w:kern w:val="1"/>
          <w:sz w:val="24"/>
          <w:szCs w:val="24"/>
          <w:lang w:eastAsia="zh-CN"/>
        </w:rPr>
        <w:t>。</w:t>
      </w:r>
      <w:r w:rsidR="008057E2">
        <w:rPr>
          <w:rFonts w:ascii="Times New Roman" w:hAnsi="Times New Roman" w:cs="Times New Roman" w:hint="eastAsia"/>
          <w:kern w:val="1"/>
          <w:sz w:val="24"/>
          <w:szCs w:val="24"/>
          <w:lang w:eastAsia="zh-CN"/>
        </w:rPr>
        <w:t>纯化后的</w:t>
      </w:r>
      <w:r w:rsidR="008057E2">
        <w:rPr>
          <w:rFonts w:ascii="Times New Roman" w:hAnsi="Times New Roman" w:cs="Times New Roman" w:hint="eastAsia"/>
          <w:kern w:val="1"/>
          <w:sz w:val="24"/>
          <w:szCs w:val="24"/>
          <w:lang w:eastAsia="zh-CN"/>
        </w:rPr>
        <w:t>DNA</w:t>
      </w:r>
      <w:r w:rsidR="008057E2">
        <w:rPr>
          <w:rFonts w:ascii="Times New Roman" w:hAnsi="Times New Roman" w:cs="Times New Roman" w:hint="eastAsia"/>
          <w:kern w:val="1"/>
          <w:sz w:val="24"/>
          <w:szCs w:val="24"/>
          <w:lang w:eastAsia="zh-CN"/>
        </w:rPr>
        <w:t>置于</w:t>
      </w:r>
      <w:r w:rsidR="008057E2">
        <w:rPr>
          <w:rFonts w:ascii="Times New Roman" w:hAnsi="Times New Roman" w:cs="Times New Roman" w:hint="eastAsia"/>
          <w:kern w:val="1"/>
          <w:sz w:val="24"/>
          <w:szCs w:val="24"/>
          <w:lang w:eastAsia="zh-CN"/>
        </w:rPr>
        <w:t>-20</w:t>
      </w:r>
      <w:r w:rsidR="008057E2">
        <w:rPr>
          <w:rFonts w:ascii="Times New Roman" w:hAnsi="Times New Roman" w:cs="Times New Roman" w:hint="eastAsia"/>
          <w:kern w:val="1"/>
          <w:sz w:val="24"/>
          <w:szCs w:val="24"/>
          <w:lang w:eastAsia="zh-CN"/>
        </w:rPr>
        <w:t>℃环境保存。</w:t>
      </w:r>
    </w:p>
    <w:p w14:paraId="1F48D1BA" w14:textId="07BC86DC" w:rsidR="00E06667" w:rsidRPr="005C72EE" w:rsidRDefault="00E06667" w:rsidP="00E06667">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34. </w:t>
      </w:r>
      <w:r w:rsidRPr="005C72EE">
        <w:rPr>
          <w:rFonts w:ascii="Times New Roman" w:hAnsi="Times New Roman" w:cs="Times New Roman"/>
          <w:kern w:val="1"/>
          <w:sz w:val="24"/>
          <w:szCs w:val="24"/>
          <w:lang w:eastAsia="zh-CN"/>
        </w:rPr>
        <w:t>第二轮</w:t>
      </w:r>
      <w:r w:rsidRPr="005C72EE">
        <w:rPr>
          <w:rFonts w:ascii="Times New Roman" w:hAnsi="Times New Roman" w:cs="Times New Roman"/>
          <w:kern w:val="1"/>
          <w:sz w:val="24"/>
          <w:szCs w:val="24"/>
          <w:lang w:eastAsia="zh-CN"/>
        </w:rPr>
        <w:t>PCR</w:t>
      </w:r>
      <w:r w:rsidRPr="005C72EE">
        <w:rPr>
          <w:rFonts w:ascii="Times New Roman" w:hAnsi="Times New Roman" w:cs="Times New Roman"/>
          <w:kern w:val="1"/>
          <w:sz w:val="24"/>
          <w:szCs w:val="24"/>
          <w:lang w:eastAsia="zh-CN"/>
        </w:rPr>
        <w:t>模板</w:t>
      </w:r>
      <w:r w:rsidRPr="005C72EE">
        <w:rPr>
          <w:rFonts w:ascii="Times New Roman" w:hAnsi="Times New Roman" w:cs="Times New Roman"/>
          <w:kern w:val="1"/>
          <w:sz w:val="24"/>
          <w:szCs w:val="24"/>
          <w:lang w:eastAsia="zh-CN"/>
        </w:rPr>
        <w:t>DNA</w:t>
      </w:r>
      <w:r w:rsidRPr="005C72EE">
        <w:rPr>
          <w:rFonts w:ascii="Times New Roman" w:hAnsi="Times New Roman" w:cs="Times New Roman"/>
          <w:kern w:val="1"/>
          <w:sz w:val="24"/>
          <w:szCs w:val="24"/>
          <w:lang w:eastAsia="zh-CN"/>
        </w:rPr>
        <w:t>的稀释。使用分光光度计对磁珠纯化后的</w:t>
      </w:r>
      <w:r w:rsidRPr="005C72EE">
        <w:rPr>
          <w:rFonts w:ascii="Times New Roman" w:hAnsi="Times New Roman" w:cs="Times New Roman"/>
          <w:kern w:val="1"/>
          <w:sz w:val="24"/>
          <w:szCs w:val="24"/>
          <w:lang w:eastAsia="zh-CN"/>
        </w:rPr>
        <w:t>DNA</w:t>
      </w:r>
      <w:r w:rsidRPr="005C72EE">
        <w:rPr>
          <w:rFonts w:ascii="Times New Roman" w:hAnsi="Times New Roman" w:cs="Times New Roman"/>
          <w:kern w:val="1"/>
          <w:sz w:val="24"/>
          <w:szCs w:val="24"/>
          <w:lang w:eastAsia="zh-CN"/>
        </w:rPr>
        <w:t>进行浓度测定，并使用</w:t>
      </w:r>
      <w:r w:rsidR="008057E2">
        <w:rPr>
          <w:rFonts w:ascii="Times New Roman" w:hAnsi="Times New Roman" w:cs="Times New Roman" w:hint="eastAsia"/>
          <w:kern w:val="1"/>
          <w:sz w:val="24"/>
          <w:szCs w:val="24"/>
          <w:lang w:eastAsia="zh-CN"/>
        </w:rPr>
        <w:t>无核酸水</w:t>
      </w:r>
      <w:r w:rsidRPr="005C72EE">
        <w:rPr>
          <w:rFonts w:ascii="Times New Roman" w:hAnsi="Times New Roman" w:cs="Times New Roman"/>
          <w:kern w:val="1"/>
          <w:sz w:val="24"/>
          <w:szCs w:val="24"/>
          <w:lang w:eastAsia="zh-CN"/>
        </w:rPr>
        <w:t>将</w:t>
      </w:r>
      <w:r w:rsidRPr="005C72EE">
        <w:rPr>
          <w:rFonts w:ascii="Times New Roman" w:hAnsi="Times New Roman" w:cs="Times New Roman"/>
          <w:kern w:val="1"/>
          <w:sz w:val="24"/>
          <w:szCs w:val="24"/>
          <w:lang w:eastAsia="zh-CN"/>
        </w:rPr>
        <w:t>DNA</w:t>
      </w:r>
      <w:r w:rsidRPr="005C72EE">
        <w:rPr>
          <w:rFonts w:ascii="Times New Roman" w:hAnsi="Times New Roman" w:cs="Times New Roman"/>
          <w:kern w:val="1"/>
          <w:sz w:val="24"/>
          <w:szCs w:val="24"/>
          <w:lang w:eastAsia="zh-CN"/>
        </w:rPr>
        <w:t>稀释至</w:t>
      </w:r>
      <w:r w:rsidRPr="005C72EE">
        <w:rPr>
          <w:rFonts w:ascii="Times New Roman" w:hAnsi="Times New Roman" w:cs="Times New Roman"/>
          <w:kern w:val="1"/>
          <w:sz w:val="24"/>
          <w:szCs w:val="24"/>
          <w:lang w:eastAsia="zh-CN"/>
        </w:rPr>
        <w:t>10 ng/</w:t>
      </w:r>
      <w:proofErr w:type="spellStart"/>
      <w:r w:rsidRPr="005C72EE">
        <w:rPr>
          <w:rFonts w:ascii="Times New Roman" w:hAnsi="Times New Roman" w:cs="Times New Roman"/>
          <w:kern w:val="1"/>
          <w:sz w:val="24"/>
          <w:szCs w:val="24"/>
          <w:lang w:eastAsia="zh-CN"/>
        </w:rPr>
        <w:t>μL</w:t>
      </w:r>
      <w:proofErr w:type="spellEnd"/>
      <w:r w:rsidRPr="005C72EE">
        <w:rPr>
          <w:rFonts w:ascii="Times New Roman" w:hAnsi="Times New Roman" w:cs="Times New Roman"/>
          <w:kern w:val="1"/>
          <w:sz w:val="24"/>
          <w:szCs w:val="24"/>
          <w:lang w:eastAsia="zh-CN"/>
        </w:rPr>
        <w:t>。</w:t>
      </w:r>
    </w:p>
    <w:p w14:paraId="59862FFF" w14:textId="49279E37" w:rsidR="00144244" w:rsidRPr="008057E2" w:rsidRDefault="00E06667" w:rsidP="008057E2">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lastRenderedPageBreak/>
        <w:t xml:space="preserve">35. </w:t>
      </w:r>
      <w:r w:rsidRPr="005C72EE">
        <w:rPr>
          <w:rFonts w:ascii="Times New Roman" w:hAnsi="Times New Roman" w:cs="Times New Roman"/>
          <w:kern w:val="1"/>
          <w:sz w:val="24"/>
          <w:szCs w:val="24"/>
          <w:lang w:eastAsia="zh-CN"/>
        </w:rPr>
        <w:t>第二轮</w:t>
      </w:r>
      <w:r w:rsidRPr="005C72EE">
        <w:rPr>
          <w:rFonts w:ascii="Times New Roman" w:hAnsi="Times New Roman" w:cs="Times New Roman"/>
          <w:kern w:val="1"/>
          <w:sz w:val="24"/>
          <w:szCs w:val="24"/>
          <w:lang w:eastAsia="zh-CN"/>
        </w:rPr>
        <w:t>PCR</w:t>
      </w:r>
      <w:r w:rsidRPr="005C72EE">
        <w:rPr>
          <w:rFonts w:ascii="Times New Roman" w:hAnsi="Times New Roman" w:cs="Times New Roman"/>
          <w:kern w:val="1"/>
          <w:sz w:val="24"/>
          <w:szCs w:val="24"/>
          <w:lang w:eastAsia="zh-CN"/>
        </w:rPr>
        <w:t>扩增。</w:t>
      </w:r>
      <w:r w:rsidR="00144244" w:rsidRPr="005C72EE">
        <w:rPr>
          <w:rFonts w:ascii="Times New Roman" w:hAnsi="Times New Roman" w:cs="Times New Roman"/>
          <w:kern w:val="1"/>
          <w:sz w:val="24"/>
          <w:szCs w:val="24"/>
          <w:lang w:eastAsia="zh-CN"/>
        </w:rPr>
        <w:t>第二轮</w:t>
      </w:r>
      <w:r w:rsidR="00144244" w:rsidRPr="005C72EE">
        <w:rPr>
          <w:rFonts w:ascii="Times New Roman" w:hAnsi="Times New Roman" w:cs="Times New Roman"/>
          <w:kern w:val="1"/>
          <w:sz w:val="24"/>
          <w:szCs w:val="24"/>
          <w:lang w:eastAsia="zh-CN"/>
        </w:rPr>
        <w:t>PCR</w:t>
      </w:r>
      <w:r w:rsidR="00144244" w:rsidRPr="005C72EE">
        <w:rPr>
          <w:rFonts w:ascii="Times New Roman" w:hAnsi="Times New Roman" w:cs="Times New Roman"/>
          <w:kern w:val="1"/>
          <w:sz w:val="24"/>
          <w:szCs w:val="24"/>
          <w:lang w:eastAsia="zh-CN"/>
        </w:rPr>
        <w:t>扩增在反向引物</w:t>
      </w:r>
      <w:r w:rsidR="00144244" w:rsidRPr="005C72EE">
        <w:rPr>
          <w:rFonts w:ascii="Times New Roman" w:hAnsi="Times New Roman" w:cs="Times New Roman"/>
          <w:kern w:val="1"/>
          <w:sz w:val="24"/>
          <w:szCs w:val="24"/>
          <w:lang w:eastAsia="zh-CN"/>
        </w:rPr>
        <w:t>1193R</w:t>
      </w:r>
      <w:r w:rsidR="00144244" w:rsidRPr="005C72EE">
        <w:rPr>
          <w:rFonts w:ascii="Times New Roman" w:hAnsi="Times New Roman" w:cs="Times New Roman"/>
          <w:kern w:val="1"/>
          <w:sz w:val="24"/>
          <w:szCs w:val="24"/>
          <w:lang w:eastAsia="zh-CN"/>
        </w:rPr>
        <w:t>后端添加了不同的</w:t>
      </w:r>
      <w:r w:rsidR="00144244" w:rsidRPr="005C72EE">
        <w:rPr>
          <w:rFonts w:ascii="Times New Roman" w:hAnsi="Times New Roman" w:cs="Times New Roman"/>
          <w:kern w:val="1"/>
          <w:sz w:val="24"/>
          <w:szCs w:val="24"/>
          <w:lang w:eastAsia="zh-CN"/>
        </w:rPr>
        <w:t>index</w:t>
      </w:r>
      <w:r w:rsidR="00144244" w:rsidRPr="005C72EE">
        <w:rPr>
          <w:rFonts w:ascii="Times New Roman" w:hAnsi="Times New Roman" w:cs="Times New Roman"/>
          <w:kern w:val="1"/>
          <w:sz w:val="24"/>
          <w:szCs w:val="24"/>
          <w:lang w:eastAsia="zh-CN"/>
        </w:rPr>
        <w:t>序列用以区分不同文库。</w:t>
      </w:r>
      <w:r w:rsidR="00144244" w:rsidRPr="005C72EE">
        <w:rPr>
          <w:rFonts w:ascii="Times New Roman" w:hAnsi="Times New Roman" w:cs="Times New Roman"/>
          <w:sz w:val="24"/>
          <w:szCs w:val="24"/>
          <w:lang w:eastAsia="zh-CN"/>
        </w:rPr>
        <w:t>使用</w:t>
      </w:r>
      <w:proofErr w:type="spellStart"/>
      <w:r w:rsidR="008057E2" w:rsidRPr="002A65CB">
        <w:rPr>
          <w:rFonts w:ascii="Times New Roman" w:hAnsi="Times New Roman" w:cs="Times New Roman" w:hint="eastAsia"/>
          <w:sz w:val="24"/>
          <w:szCs w:val="24"/>
          <w:lang w:eastAsia="zh-CN"/>
        </w:rPr>
        <w:t>PrimeSTAR</w:t>
      </w:r>
      <w:proofErr w:type="spellEnd"/>
      <w:r w:rsidR="008057E2" w:rsidRPr="002A65CB">
        <w:rPr>
          <w:rFonts w:ascii="Times New Roman" w:hAnsi="Times New Roman" w:cs="Times New Roman" w:hint="eastAsia"/>
          <w:sz w:val="24"/>
          <w:szCs w:val="24"/>
          <w:lang w:eastAsia="zh-CN"/>
        </w:rPr>
        <w:t>热稳定</w:t>
      </w:r>
      <w:r w:rsidR="008057E2" w:rsidRPr="002A65CB">
        <w:rPr>
          <w:rFonts w:ascii="Times New Roman" w:hAnsi="Times New Roman" w:cs="Times New Roman" w:hint="eastAsia"/>
          <w:sz w:val="24"/>
          <w:szCs w:val="24"/>
          <w:lang w:eastAsia="zh-CN"/>
        </w:rPr>
        <w:t>DNA</w:t>
      </w:r>
      <w:r w:rsidR="008057E2" w:rsidRPr="002A65CB">
        <w:rPr>
          <w:rFonts w:ascii="Times New Roman" w:hAnsi="Times New Roman" w:cs="Times New Roman" w:hint="eastAsia"/>
          <w:sz w:val="24"/>
          <w:szCs w:val="24"/>
          <w:lang w:eastAsia="zh-CN"/>
        </w:rPr>
        <w:t>聚合酶体系扩</w:t>
      </w:r>
      <w:r w:rsidR="008057E2">
        <w:rPr>
          <w:rFonts w:ascii="Times New Roman" w:hAnsi="Times New Roman" w:cs="Times New Roman"/>
          <w:sz w:val="24"/>
          <w:szCs w:val="24"/>
          <w:lang w:eastAsia="zh-CN"/>
        </w:rPr>
        <w:t>增，扩增体系如</w:t>
      </w:r>
      <w:r w:rsidR="008057E2" w:rsidRPr="00176872">
        <w:rPr>
          <w:rFonts w:ascii="Times New Roman" w:hAnsi="Times New Roman" w:cs="Times New Roman"/>
          <w:b/>
          <w:bCs/>
          <w:sz w:val="24"/>
          <w:szCs w:val="24"/>
          <w:lang w:eastAsia="zh-CN"/>
          <w:rPrChange w:id="140" w:author="Liu Yong-Xin" w:date="2020-10-13T20:35:00Z">
            <w:rPr>
              <w:rFonts w:ascii="Times New Roman" w:hAnsi="Times New Roman" w:cs="Times New Roman"/>
              <w:sz w:val="24"/>
              <w:szCs w:val="24"/>
              <w:lang w:eastAsia="zh-CN"/>
            </w:rPr>
          </w:rPrChange>
        </w:rPr>
        <w:t>表</w:t>
      </w:r>
      <w:r w:rsidR="008057E2" w:rsidRPr="00176872">
        <w:rPr>
          <w:rFonts w:ascii="Times New Roman" w:hAnsi="Times New Roman" w:cs="Times New Roman" w:hint="eastAsia"/>
          <w:b/>
          <w:bCs/>
          <w:sz w:val="24"/>
          <w:szCs w:val="24"/>
          <w:lang w:eastAsia="zh-CN"/>
          <w:rPrChange w:id="141" w:author="Liu Yong-Xin" w:date="2020-10-13T20:35:00Z">
            <w:rPr>
              <w:rFonts w:ascii="Times New Roman" w:hAnsi="Times New Roman" w:cs="Times New Roman" w:hint="eastAsia"/>
              <w:sz w:val="24"/>
              <w:szCs w:val="24"/>
              <w:lang w:eastAsia="zh-CN"/>
            </w:rPr>
          </w:rPrChange>
        </w:rPr>
        <w:t xml:space="preserve"> 4</w:t>
      </w:r>
      <w:r w:rsidR="00144244" w:rsidRPr="005C72EE">
        <w:rPr>
          <w:rFonts w:ascii="Times New Roman" w:hAnsi="Times New Roman" w:cs="Times New Roman"/>
          <w:sz w:val="24"/>
          <w:szCs w:val="24"/>
          <w:lang w:eastAsia="zh-CN"/>
        </w:rPr>
        <w:t>所示。所有样本平行扩增</w:t>
      </w:r>
      <w:r w:rsidR="00144244" w:rsidRPr="005C72EE">
        <w:rPr>
          <w:rFonts w:ascii="Times New Roman" w:hAnsi="Times New Roman" w:cs="Times New Roman"/>
          <w:sz w:val="24"/>
          <w:szCs w:val="24"/>
          <w:lang w:eastAsia="zh-CN"/>
        </w:rPr>
        <w:t>3</w:t>
      </w:r>
      <w:r w:rsidR="00144244" w:rsidRPr="005C72EE">
        <w:rPr>
          <w:rFonts w:ascii="Times New Roman" w:hAnsi="Times New Roman" w:cs="Times New Roman"/>
          <w:sz w:val="24"/>
          <w:szCs w:val="24"/>
          <w:lang w:eastAsia="zh-CN"/>
        </w:rPr>
        <w:t>份，同时每个样本设立一个使用</w:t>
      </w:r>
      <w:r w:rsidR="008057E2">
        <w:rPr>
          <w:rFonts w:ascii="Times New Roman" w:hAnsi="Times New Roman" w:cs="Times New Roman" w:hint="eastAsia"/>
          <w:sz w:val="24"/>
          <w:szCs w:val="24"/>
          <w:lang w:eastAsia="zh-CN"/>
        </w:rPr>
        <w:t>第一轮</w:t>
      </w:r>
      <w:r w:rsidR="008057E2">
        <w:rPr>
          <w:rFonts w:ascii="Times New Roman" w:hAnsi="Times New Roman" w:cs="Times New Roman" w:hint="eastAsia"/>
          <w:sz w:val="24"/>
          <w:szCs w:val="24"/>
          <w:lang w:eastAsia="zh-CN"/>
        </w:rPr>
        <w:t>PCR</w:t>
      </w:r>
      <w:r w:rsidR="008057E2">
        <w:rPr>
          <w:rFonts w:ascii="Times New Roman" w:hAnsi="Times New Roman" w:cs="Times New Roman" w:hint="eastAsia"/>
          <w:sz w:val="24"/>
          <w:szCs w:val="24"/>
          <w:lang w:eastAsia="zh-CN"/>
        </w:rPr>
        <w:t>阴性对照的</w:t>
      </w:r>
      <w:r w:rsidR="008057E2">
        <w:rPr>
          <w:rFonts w:ascii="Times New Roman" w:hAnsi="Times New Roman" w:cs="Times New Roman" w:hint="eastAsia"/>
          <w:sz w:val="24"/>
          <w:szCs w:val="24"/>
          <w:lang w:eastAsia="zh-CN"/>
        </w:rPr>
        <w:t>PCR</w:t>
      </w:r>
      <w:r w:rsidR="008057E2">
        <w:rPr>
          <w:rFonts w:ascii="Times New Roman" w:hAnsi="Times New Roman" w:cs="Times New Roman" w:hint="eastAsia"/>
          <w:sz w:val="24"/>
          <w:szCs w:val="24"/>
          <w:lang w:eastAsia="zh-CN"/>
        </w:rPr>
        <w:t>产物</w:t>
      </w:r>
      <w:r w:rsidR="00144244" w:rsidRPr="005C72EE">
        <w:rPr>
          <w:rFonts w:ascii="Times New Roman" w:hAnsi="Times New Roman" w:cs="Times New Roman"/>
          <w:sz w:val="24"/>
          <w:szCs w:val="24"/>
          <w:lang w:eastAsia="zh-CN"/>
        </w:rPr>
        <w:t>替代模板</w:t>
      </w:r>
      <w:r w:rsidR="00144244" w:rsidRPr="005C72EE">
        <w:rPr>
          <w:rFonts w:ascii="Times New Roman" w:hAnsi="Times New Roman" w:cs="Times New Roman"/>
          <w:sz w:val="24"/>
          <w:szCs w:val="24"/>
          <w:lang w:eastAsia="zh-CN"/>
        </w:rPr>
        <w:t>DNA</w:t>
      </w:r>
      <w:r w:rsidR="00144244" w:rsidRPr="005C72EE">
        <w:rPr>
          <w:rFonts w:ascii="Times New Roman" w:hAnsi="Times New Roman" w:cs="Times New Roman"/>
          <w:sz w:val="24"/>
          <w:szCs w:val="24"/>
          <w:lang w:eastAsia="zh-CN"/>
        </w:rPr>
        <w:t>的阴性对照，用于指示使用的实验试剂及实验过程是否存在污染。</w:t>
      </w:r>
      <w:r w:rsidR="008057E2">
        <w:rPr>
          <w:rFonts w:ascii="Times New Roman" w:hAnsi="Times New Roman" w:cs="Times New Roman"/>
          <w:sz w:val="24"/>
          <w:szCs w:val="24"/>
          <w:lang w:eastAsia="zh-CN"/>
        </w:rPr>
        <w:t>扩增条件如</w:t>
      </w:r>
      <w:r w:rsidR="008057E2" w:rsidRPr="001431A5">
        <w:rPr>
          <w:rFonts w:ascii="Times New Roman" w:hAnsi="Times New Roman" w:cs="Times New Roman"/>
          <w:b/>
          <w:bCs/>
          <w:sz w:val="24"/>
          <w:szCs w:val="24"/>
          <w:lang w:eastAsia="zh-CN"/>
          <w:rPrChange w:id="142" w:author="Liu Yong-Xin" w:date="2020-10-13T20:36:00Z">
            <w:rPr>
              <w:rFonts w:ascii="Times New Roman" w:hAnsi="Times New Roman" w:cs="Times New Roman"/>
              <w:sz w:val="24"/>
              <w:szCs w:val="24"/>
              <w:lang w:eastAsia="zh-CN"/>
            </w:rPr>
          </w:rPrChange>
        </w:rPr>
        <w:t>表</w:t>
      </w:r>
      <w:r w:rsidR="008057E2" w:rsidRPr="001431A5">
        <w:rPr>
          <w:rFonts w:ascii="Times New Roman" w:hAnsi="Times New Roman" w:cs="Times New Roman" w:hint="eastAsia"/>
          <w:b/>
          <w:bCs/>
          <w:sz w:val="24"/>
          <w:szCs w:val="24"/>
          <w:lang w:eastAsia="zh-CN"/>
          <w:rPrChange w:id="143" w:author="Liu Yong-Xin" w:date="2020-10-13T20:36:00Z">
            <w:rPr>
              <w:rFonts w:ascii="Times New Roman" w:hAnsi="Times New Roman" w:cs="Times New Roman" w:hint="eastAsia"/>
              <w:sz w:val="24"/>
              <w:szCs w:val="24"/>
              <w:lang w:eastAsia="zh-CN"/>
            </w:rPr>
          </w:rPrChange>
        </w:rPr>
        <w:t xml:space="preserve"> 5</w:t>
      </w:r>
      <w:r w:rsidR="00144244" w:rsidRPr="005C72EE">
        <w:rPr>
          <w:rFonts w:ascii="Times New Roman" w:hAnsi="Times New Roman" w:cs="Times New Roman"/>
          <w:sz w:val="24"/>
          <w:szCs w:val="24"/>
          <w:lang w:eastAsia="zh-CN"/>
        </w:rPr>
        <w:t>所示。</w:t>
      </w:r>
      <w:r w:rsidR="008057E2">
        <w:rPr>
          <w:rFonts w:ascii="Times New Roman" w:hAnsi="Times New Roman" w:cs="Times New Roman" w:hint="eastAsia"/>
          <w:sz w:val="24"/>
          <w:szCs w:val="24"/>
          <w:lang w:eastAsia="zh-CN"/>
        </w:rPr>
        <w:t>扩增产物置于</w:t>
      </w:r>
      <w:r w:rsidR="008057E2">
        <w:rPr>
          <w:rFonts w:ascii="Times New Roman" w:hAnsi="Times New Roman" w:cs="Times New Roman" w:hint="eastAsia"/>
          <w:sz w:val="24"/>
          <w:szCs w:val="24"/>
          <w:lang w:eastAsia="zh-CN"/>
        </w:rPr>
        <w:t>-20</w:t>
      </w:r>
      <w:r w:rsidR="008057E2">
        <w:rPr>
          <w:rFonts w:ascii="Times New Roman" w:hAnsi="Times New Roman" w:cs="Times New Roman" w:hint="eastAsia"/>
          <w:sz w:val="24"/>
          <w:szCs w:val="24"/>
          <w:lang w:eastAsia="zh-CN"/>
        </w:rPr>
        <w:t>℃环境保存。</w:t>
      </w:r>
    </w:p>
    <w:p w14:paraId="4FD5AB81" w14:textId="3B9BD0E5" w:rsidR="002C505A" w:rsidRPr="00176872" w:rsidRDefault="002C505A" w:rsidP="002C505A">
      <w:pPr>
        <w:spacing w:line="360" w:lineRule="auto"/>
        <w:jc w:val="center"/>
        <w:rPr>
          <w:rFonts w:ascii="Times New Roman" w:hAnsi="Times New Roman" w:cs="Times New Roman"/>
          <w:b/>
          <w:bCs/>
          <w:sz w:val="24"/>
          <w:szCs w:val="24"/>
          <w:lang w:eastAsia="zh-CN"/>
          <w:rPrChange w:id="144" w:author="Liu Yong-Xin" w:date="2020-10-13T20:34:00Z">
            <w:rPr>
              <w:rFonts w:ascii="Times New Roman" w:hAnsi="Times New Roman" w:cs="Times New Roman"/>
              <w:sz w:val="24"/>
              <w:szCs w:val="24"/>
              <w:lang w:eastAsia="zh-CN"/>
            </w:rPr>
          </w:rPrChange>
        </w:rPr>
      </w:pPr>
      <w:r w:rsidRPr="00176872">
        <w:rPr>
          <w:rFonts w:ascii="Times New Roman" w:hAnsi="Times New Roman" w:cs="Times New Roman"/>
          <w:b/>
          <w:bCs/>
          <w:sz w:val="24"/>
          <w:szCs w:val="24"/>
          <w:lang w:eastAsia="zh-CN"/>
          <w:rPrChange w:id="145" w:author="Liu Yong-Xin" w:date="2020-10-13T20:34:00Z">
            <w:rPr>
              <w:rFonts w:ascii="Times New Roman" w:hAnsi="Times New Roman" w:cs="Times New Roman"/>
              <w:sz w:val="24"/>
              <w:szCs w:val="24"/>
              <w:lang w:eastAsia="zh-CN"/>
            </w:rPr>
          </w:rPrChange>
        </w:rPr>
        <w:t>表</w:t>
      </w:r>
      <w:r w:rsidR="00CA4CAE" w:rsidRPr="00176872">
        <w:rPr>
          <w:rFonts w:ascii="Times New Roman" w:hAnsi="Times New Roman" w:cs="Times New Roman"/>
          <w:b/>
          <w:bCs/>
          <w:sz w:val="24"/>
          <w:szCs w:val="24"/>
          <w:lang w:eastAsia="zh-CN"/>
          <w:rPrChange w:id="146" w:author="Liu Yong-Xin" w:date="2020-10-13T20:34:00Z">
            <w:rPr>
              <w:rFonts w:ascii="Times New Roman" w:hAnsi="Times New Roman" w:cs="Times New Roman"/>
              <w:sz w:val="24"/>
              <w:szCs w:val="24"/>
              <w:lang w:eastAsia="zh-CN"/>
            </w:rPr>
          </w:rPrChange>
        </w:rPr>
        <w:t>4</w:t>
      </w:r>
      <w:r w:rsidRPr="00176872">
        <w:rPr>
          <w:rFonts w:ascii="Times New Roman" w:hAnsi="Times New Roman" w:cs="Times New Roman"/>
          <w:b/>
          <w:bCs/>
          <w:sz w:val="24"/>
          <w:szCs w:val="24"/>
          <w:lang w:eastAsia="zh-CN"/>
          <w:rPrChange w:id="147" w:author="Liu Yong-Xin" w:date="2020-10-13T20:34:00Z">
            <w:rPr>
              <w:rFonts w:ascii="Times New Roman" w:hAnsi="Times New Roman" w:cs="Times New Roman"/>
              <w:sz w:val="24"/>
              <w:szCs w:val="24"/>
              <w:lang w:eastAsia="zh-CN"/>
            </w:rPr>
          </w:rPrChange>
        </w:rPr>
        <w:t xml:space="preserve"> </w:t>
      </w:r>
      <w:r w:rsidR="00144244" w:rsidRPr="00176872">
        <w:rPr>
          <w:rFonts w:ascii="Times New Roman" w:hAnsi="Times New Roman" w:cs="Times New Roman"/>
          <w:b/>
          <w:bCs/>
          <w:sz w:val="24"/>
          <w:szCs w:val="24"/>
          <w:lang w:eastAsia="zh-CN"/>
          <w:rPrChange w:id="148" w:author="Liu Yong-Xin" w:date="2020-10-13T20:34:00Z">
            <w:rPr>
              <w:rFonts w:ascii="Times New Roman" w:hAnsi="Times New Roman" w:cs="Times New Roman"/>
              <w:sz w:val="24"/>
              <w:szCs w:val="24"/>
              <w:lang w:eastAsia="zh-CN"/>
            </w:rPr>
          </w:rPrChange>
        </w:rPr>
        <w:t>第二</w:t>
      </w:r>
      <w:r w:rsidRPr="00176872">
        <w:rPr>
          <w:rFonts w:ascii="Times New Roman" w:hAnsi="Times New Roman" w:cs="Times New Roman"/>
          <w:b/>
          <w:bCs/>
          <w:sz w:val="24"/>
          <w:szCs w:val="24"/>
          <w:lang w:eastAsia="zh-CN"/>
          <w:rPrChange w:id="149" w:author="Liu Yong-Xin" w:date="2020-10-13T20:34:00Z">
            <w:rPr>
              <w:rFonts w:ascii="Times New Roman" w:hAnsi="Times New Roman" w:cs="Times New Roman"/>
              <w:sz w:val="24"/>
              <w:szCs w:val="24"/>
              <w:lang w:eastAsia="zh-CN"/>
            </w:rPr>
          </w:rPrChange>
        </w:rPr>
        <w:t>轮</w:t>
      </w:r>
      <w:r w:rsidRPr="00176872">
        <w:rPr>
          <w:rFonts w:ascii="Times New Roman" w:hAnsi="Times New Roman" w:cs="Times New Roman"/>
          <w:b/>
          <w:bCs/>
          <w:sz w:val="24"/>
          <w:szCs w:val="24"/>
          <w:lang w:eastAsia="zh-CN"/>
          <w:rPrChange w:id="150" w:author="Liu Yong-Xin" w:date="2020-10-13T20:34:00Z">
            <w:rPr>
              <w:rFonts w:ascii="Times New Roman" w:hAnsi="Times New Roman" w:cs="Times New Roman"/>
              <w:sz w:val="24"/>
              <w:szCs w:val="24"/>
              <w:lang w:eastAsia="zh-CN"/>
            </w:rPr>
          </w:rPrChange>
        </w:rPr>
        <w:t>PCR</w:t>
      </w:r>
      <w:r w:rsidRPr="00176872">
        <w:rPr>
          <w:rFonts w:ascii="Times New Roman" w:hAnsi="Times New Roman" w:cs="Times New Roman"/>
          <w:b/>
          <w:bCs/>
          <w:sz w:val="24"/>
          <w:szCs w:val="24"/>
          <w:lang w:eastAsia="zh-CN"/>
          <w:rPrChange w:id="151" w:author="Liu Yong-Xin" w:date="2020-10-13T20:34:00Z">
            <w:rPr>
              <w:rFonts w:ascii="Times New Roman" w:hAnsi="Times New Roman" w:cs="Times New Roman"/>
              <w:sz w:val="24"/>
              <w:szCs w:val="24"/>
              <w:lang w:eastAsia="zh-CN"/>
            </w:rPr>
          </w:rPrChange>
        </w:rPr>
        <w:t>扩增体系</w:t>
      </w:r>
    </w:p>
    <w:tbl>
      <w:tblPr>
        <w:tblStyle w:val="afff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2268"/>
      </w:tblGrid>
      <w:tr w:rsidR="002C505A" w:rsidRPr="005C72EE" w14:paraId="3A8A4003" w14:textId="77777777" w:rsidTr="002C505A">
        <w:trPr>
          <w:jc w:val="center"/>
        </w:trPr>
        <w:tc>
          <w:tcPr>
            <w:tcW w:w="4531" w:type="dxa"/>
            <w:tcBorders>
              <w:top w:val="single" w:sz="4" w:space="0" w:color="auto"/>
              <w:bottom w:val="single" w:sz="4" w:space="0" w:color="auto"/>
            </w:tcBorders>
          </w:tcPr>
          <w:p w14:paraId="53214A68" w14:textId="77777777" w:rsidR="002C505A" w:rsidRPr="005C72EE" w:rsidRDefault="002C505A" w:rsidP="002C505A">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试剂名称</w:t>
            </w:r>
          </w:p>
        </w:tc>
        <w:tc>
          <w:tcPr>
            <w:tcW w:w="2268" w:type="dxa"/>
            <w:tcBorders>
              <w:top w:val="single" w:sz="4" w:space="0" w:color="auto"/>
              <w:bottom w:val="single" w:sz="4" w:space="0" w:color="auto"/>
            </w:tcBorders>
          </w:tcPr>
          <w:p w14:paraId="3F3049C1" w14:textId="77777777" w:rsidR="002C505A" w:rsidRPr="005C72EE" w:rsidRDefault="002C505A" w:rsidP="002C505A">
            <w:pPr>
              <w:jc w:val="center"/>
              <w:rPr>
                <w:rFonts w:ascii="Times New Roman" w:hAnsi="Times New Roman" w:cs="Times New Roman"/>
                <w:sz w:val="24"/>
                <w:szCs w:val="24"/>
              </w:rPr>
            </w:pPr>
            <w:r w:rsidRPr="005C72EE">
              <w:rPr>
                <w:rFonts w:ascii="Times New Roman" w:hAnsi="Times New Roman" w:cs="Times New Roman"/>
                <w:sz w:val="24"/>
                <w:szCs w:val="24"/>
                <w:lang w:eastAsia="zh-CN"/>
              </w:rPr>
              <w:t>添加体积</w:t>
            </w:r>
            <w:r w:rsidRPr="005C72EE">
              <w:rPr>
                <w:rFonts w:ascii="Times New Roman" w:hAnsi="Times New Roman" w:cs="Times New Roman"/>
                <w:sz w:val="24"/>
                <w:szCs w:val="24"/>
                <w:lang w:eastAsia="zh-CN"/>
              </w:rPr>
              <w:t>(</w:t>
            </w:r>
            <w:proofErr w:type="spellStart"/>
            <w:r w:rsidRPr="005C72EE">
              <w:rPr>
                <w:rFonts w:ascii="Times New Roman" w:hAnsi="Times New Roman" w:cs="Times New Roman"/>
                <w:sz w:val="24"/>
                <w:szCs w:val="24"/>
                <w:lang w:eastAsia="zh-CN"/>
              </w:rPr>
              <w:t>μL</w:t>
            </w:r>
            <w:proofErr w:type="spellEnd"/>
            <w:r w:rsidRPr="005C72EE">
              <w:rPr>
                <w:rFonts w:ascii="Times New Roman" w:hAnsi="Times New Roman" w:cs="Times New Roman"/>
                <w:sz w:val="24"/>
                <w:szCs w:val="24"/>
                <w:lang w:eastAsia="zh-CN"/>
              </w:rPr>
              <w:t>)</w:t>
            </w:r>
          </w:p>
        </w:tc>
      </w:tr>
      <w:tr w:rsidR="002C505A" w:rsidRPr="005C72EE" w14:paraId="5B0594C3" w14:textId="77777777" w:rsidTr="002C505A">
        <w:trPr>
          <w:jc w:val="center"/>
        </w:trPr>
        <w:tc>
          <w:tcPr>
            <w:tcW w:w="4531" w:type="dxa"/>
            <w:tcBorders>
              <w:top w:val="single" w:sz="4" w:space="0" w:color="auto"/>
            </w:tcBorders>
          </w:tcPr>
          <w:p w14:paraId="64C69731" w14:textId="77777777" w:rsidR="002C505A" w:rsidRPr="005C72EE" w:rsidRDefault="002C505A" w:rsidP="002C505A">
            <w:pPr>
              <w:jc w:val="center"/>
              <w:rPr>
                <w:rFonts w:ascii="Times New Roman" w:hAnsi="Times New Roman" w:cs="Times New Roman"/>
                <w:sz w:val="24"/>
                <w:szCs w:val="24"/>
              </w:rPr>
            </w:pPr>
            <w:r w:rsidRPr="005C72EE">
              <w:rPr>
                <w:rFonts w:ascii="Times New Roman" w:hAnsi="Times New Roman" w:cs="Times New Roman"/>
                <w:sz w:val="24"/>
                <w:szCs w:val="24"/>
              </w:rPr>
              <w:t>Nuclease-Free Water</w:t>
            </w:r>
          </w:p>
        </w:tc>
        <w:tc>
          <w:tcPr>
            <w:tcW w:w="2268" w:type="dxa"/>
            <w:tcBorders>
              <w:top w:val="single" w:sz="4" w:space="0" w:color="auto"/>
            </w:tcBorders>
          </w:tcPr>
          <w:p w14:paraId="31A3266B" w14:textId="595F5FB6" w:rsidR="002C505A" w:rsidRPr="005C72EE" w:rsidRDefault="002C505A" w:rsidP="002C505A">
            <w:pPr>
              <w:jc w:val="center"/>
              <w:rPr>
                <w:rFonts w:ascii="Times New Roman" w:hAnsi="Times New Roman" w:cs="Times New Roman"/>
                <w:sz w:val="24"/>
                <w:szCs w:val="24"/>
              </w:rPr>
            </w:pPr>
            <w:r w:rsidRPr="005C72EE">
              <w:rPr>
                <w:rFonts w:ascii="Times New Roman" w:hAnsi="Times New Roman" w:cs="Times New Roman"/>
                <w:sz w:val="24"/>
                <w:szCs w:val="24"/>
                <w:lang w:eastAsia="zh-CN"/>
              </w:rPr>
              <w:t>13.8</w:t>
            </w:r>
          </w:p>
        </w:tc>
      </w:tr>
      <w:tr w:rsidR="002C505A" w:rsidRPr="005C72EE" w14:paraId="6F290386" w14:textId="77777777" w:rsidTr="002C505A">
        <w:trPr>
          <w:jc w:val="center"/>
        </w:trPr>
        <w:tc>
          <w:tcPr>
            <w:tcW w:w="4531" w:type="dxa"/>
          </w:tcPr>
          <w:p w14:paraId="0028D808" w14:textId="77777777" w:rsidR="002C505A" w:rsidRPr="005C72EE" w:rsidRDefault="002C505A" w:rsidP="002C505A">
            <w:pPr>
              <w:jc w:val="center"/>
              <w:rPr>
                <w:rFonts w:ascii="Times New Roman" w:hAnsi="Times New Roman" w:cs="Times New Roman"/>
                <w:sz w:val="24"/>
                <w:szCs w:val="24"/>
              </w:rPr>
            </w:pPr>
            <w:r w:rsidRPr="005C72EE">
              <w:rPr>
                <w:rFonts w:ascii="Times New Roman" w:hAnsi="Times New Roman" w:cs="Times New Roman"/>
                <w:kern w:val="1"/>
                <w:sz w:val="24"/>
                <w:szCs w:val="24"/>
                <w:lang w:eastAsia="zh-CN"/>
              </w:rPr>
              <w:t>5×PrimeSTAR Buffer (Mg2+Plus)</w:t>
            </w:r>
          </w:p>
        </w:tc>
        <w:tc>
          <w:tcPr>
            <w:tcW w:w="2268" w:type="dxa"/>
          </w:tcPr>
          <w:p w14:paraId="39F4608E" w14:textId="77777777" w:rsidR="002C505A" w:rsidRPr="005C72EE" w:rsidRDefault="002C505A" w:rsidP="002C505A">
            <w:pPr>
              <w:jc w:val="center"/>
              <w:rPr>
                <w:rFonts w:ascii="Times New Roman" w:hAnsi="Times New Roman" w:cs="Times New Roman"/>
                <w:sz w:val="24"/>
                <w:szCs w:val="24"/>
              </w:rPr>
            </w:pPr>
            <w:r w:rsidRPr="005C72EE">
              <w:rPr>
                <w:rFonts w:ascii="Times New Roman" w:hAnsi="Times New Roman" w:cs="Times New Roman"/>
                <w:sz w:val="24"/>
                <w:szCs w:val="24"/>
                <w:lang w:eastAsia="zh-CN"/>
              </w:rPr>
              <w:t>6</w:t>
            </w:r>
          </w:p>
        </w:tc>
      </w:tr>
      <w:tr w:rsidR="002C505A" w:rsidRPr="005C72EE" w14:paraId="651C5B27" w14:textId="77777777" w:rsidTr="002C505A">
        <w:trPr>
          <w:jc w:val="center"/>
        </w:trPr>
        <w:tc>
          <w:tcPr>
            <w:tcW w:w="4531" w:type="dxa"/>
          </w:tcPr>
          <w:p w14:paraId="13790F0A" w14:textId="77777777" w:rsidR="002C505A" w:rsidRPr="005C72EE" w:rsidRDefault="002C505A" w:rsidP="002C505A">
            <w:pPr>
              <w:jc w:val="center"/>
              <w:rPr>
                <w:rFonts w:ascii="Times New Roman" w:hAnsi="Times New Roman" w:cs="Times New Roman"/>
                <w:sz w:val="24"/>
                <w:szCs w:val="24"/>
              </w:rPr>
            </w:pPr>
            <w:r w:rsidRPr="005C72EE">
              <w:rPr>
                <w:rFonts w:ascii="Times New Roman" w:hAnsi="Times New Roman" w:cs="Times New Roman"/>
                <w:sz w:val="23"/>
                <w:szCs w:val="23"/>
              </w:rPr>
              <w:t>dNTP Mixture</w:t>
            </w:r>
          </w:p>
        </w:tc>
        <w:tc>
          <w:tcPr>
            <w:tcW w:w="2268" w:type="dxa"/>
          </w:tcPr>
          <w:p w14:paraId="2642A0B7" w14:textId="77777777" w:rsidR="002C505A" w:rsidRPr="005C72EE" w:rsidRDefault="002C505A" w:rsidP="002C505A">
            <w:pPr>
              <w:jc w:val="center"/>
              <w:rPr>
                <w:rFonts w:ascii="Times New Roman" w:hAnsi="Times New Roman" w:cs="Times New Roman"/>
                <w:sz w:val="24"/>
                <w:szCs w:val="24"/>
              </w:rPr>
            </w:pPr>
            <w:r w:rsidRPr="005C72EE">
              <w:rPr>
                <w:rFonts w:ascii="Times New Roman" w:hAnsi="Times New Roman" w:cs="Times New Roman"/>
                <w:sz w:val="24"/>
                <w:szCs w:val="24"/>
                <w:lang w:eastAsia="zh-CN"/>
              </w:rPr>
              <w:t>2.4</w:t>
            </w:r>
          </w:p>
        </w:tc>
      </w:tr>
      <w:tr w:rsidR="002C505A" w:rsidRPr="005C72EE" w14:paraId="41D69CFD" w14:textId="77777777" w:rsidTr="002C505A">
        <w:trPr>
          <w:jc w:val="center"/>
        </w:trPr>
        <w:tc>
          <w:tcPr>
            <w:tcW w:w="4531" w:type="dxa"/>
          </w:tcPr>
          <w:p w14:paraId="0BE1DCBC" w14:textId="77777777" w:rsidR="002C505A" w:rsidRPr="005C72EE" w:rsidRDefault="002C505A" w:rsidP="002C505A">
            <w:pPr>
              <w:jc w:val="center"/>
              <w:rPr>
                <w:rFonts w:ascii="Times New Roman" w:hAnsi="Times New Roman" w:cs="Times New Roman"/>
                <w:sz w:val="24"/>
                <w:szCs w:val="24"/>
              </w:rPr>
            </w:pPr>
            <w:r w:rsidRPr="005C72EE">
              <w:rPr>
                <w:rFonts w:ascii="Times New Roman" w:hAnsi="Times New Roman" w:cs="Times New Roman"/>
                <w:sz w:val="23"/>
                <w:szCs w:val="23"/>
              </w:rPr>
              <w:t>正反向引物</w:t>
            </w:r>
          </w:p>
        </w:tc>
        <w:tc>
          <w:tcPr>
            <w:tcW w:w="2268" w:type="dxa"/>
          </w:tcPr>
          <w:p w14:paraId="72DDCB8C" w14:textId="77777777" w:rsidR="002C505A" w:rsidRPr="005C72EE" w:rsidRDefault="002C505A" w:rsidP="002C505A">
            <w:pPr>
              <w:jc w:val="center"/>
              <w:rPr>
                <w:rFonts w:ascii="Times New Roman" w:hAnsi="Times New Roman" w:cs="Times New Roman"/>
                <w:sz w:val="24"/>
                <w:szCs w:val="24"/>
              </w:rPr>
            </w:pPr>
            <w:r w:rsidRPr="005C72EE">
              <w:rPr>
                <w:rFonts w:ascii="Times New Roman" w:hAnsi="Times New Roman" w:cs="Times New Roman"/>
                <w:sz w:val="24"/>
                <w:szCs w:val="24"/>
                <w:lang w:eastAsia="zh-CN"/>
              </w:rPr>
              <w:t>0.75</w:t>
            </w:r>
          </w:p>
        </w:tc>
      </w:tr>
      <w:tr w:rsidR="002C505A" w:rsidRPr="005C72EE" w14:paraId="6A883921" w14:textId="77777777" w:rsidTr="002C505A">
        <w:trPr>
          <w:jc w:val="center"/>
        </w:trPr>
        <w:tc>
          <w:tcPr>
            <w:tcW w:w="4531" w:type="dxa"/>
          </w:tcPr>
          <w:p w14:paraId="61517BBC" w14:textId="106A5886" w:rsidR="002C505A" w:rsidRPr="005C72EE" w:rsidRDefault="00144244" w:rsidP="002C505A">
            <w:pPr>
              <w:jc w:val="center"/>
              <w:rPr>
                <w:rFonts w:ascii="Times New Roman" w:hAnsi="Times New Roman" w:cs="Times New Roman"/>
                <w:sz w:val="24"/>
                <w:szCs w:val="24"/>
              </w:rPr>
            </w:pPr>
            <w:r w:rsidRPr="005C72EE">
              <w:rPr>
                <w:rFonts w:ascii="Times New Roman" w:hAnsi="Times New Roman" w:cs="Times New Roman"/>
                <w:sz w:val="24"/>
                <w:szCs w:val="24"/>
                <w:lang w:eastAsia="zh-CN"/>
              </w:rPr>
              <w:t>10 ng/</w:t>
            </w:r>
            <w:proofErr w:type="spellStart"/>
            <w:r w:rsidRPr="005C72EE">
              <w:rPr>
                <w:rFonts w:ascii="Times New Roman" w:hAnsi="Times New Roman" w:cs="Times New Roman"/>
                <w:sz w:val="24"/>
                <w:szCs w:val="24"/>
                <w:lang w:eastAsia="zh-CN"/>
              </w:rPr>
              <w:t>μL</w:t>
            </w:r>
            <w:proofErr w:type="spellEnd"/>
            <w:r w:rsidRPr="005C72EE">
              <w:rPr>
                <w:rFonts w:ascii="Times New Roman" w:hAnsi="Times New Roman" w:cs="Times New Roman"/>
                <w:sz w:val="24"/>
                <w:szCs w:val="24"/>
                <w:lang w:eastAsia="zh-CN"/>
              </w:rPr>
              <w:t>的</w:t>
            </w:r>
            <w:r w:rsidR="002C505A" w:rsidRPr="005C72EE">
              <w:rPr>
                <w:rFonts w:ascii="Times New Roman" w:hAnsi="Times New Roman" w:cs="Times New Roman"/>
                <w:sz w:val="24"/>
                <w:szCs w:val="24"/>
                <w:lang w:eastAsia="zh-CN"/>
              </w:rPr>
              <w:t>DNA</w:t>
            </w:r>
            <w:r w:rsidR="002C505A" w:rsidRPr="005C72EE">
              <w:rPr>
                <w:rFonts w:ascii="Times New Roman" w:hAnsi="Times New Roman" w:cs="Times New Roman"/>
                <w:sz w:val="24"/>
                <w:szCs w:val="24"/>
                <w:lang w:eastAsia="zh-CN"/>
              </w:rPr>
              <w:t>模板</w:t>
            </w:r>
          </w:p>
        </w:tc>
        <w:tc>
          <w:tcPr>
            <w:tcW w:w="2268" w:type="dxa"/>
          </w:tcPr>
          <w:p w14:paraId="0E04D5BC" w14:textId="1AAAEB00" w:rsidR="002C505A" w:rsidRPr="005C72EE" w:rsidRDefault="002C505A" w:rsidP="002C505A">
            <w:pPr>
              <w:jc w:val="center"/>
              <w:rPr>
                <w:rFonts w:ascii="Times New Roman" w:hAnsi="Times New Roman" w:cs="Times New Roman"/>
                <w:sz w:val="24"/>
                <w:szCs w:val="24"/>
              </w:rPr>
            </w:pPr>
            <w:r w:rsidRPr="005C72EE">
              <w:rPr>
                <w:rFonts w:ascii="Times New Roman" w:hAnsi="Times New Roman" w:cs="Times New Roman"/>
                <w:sz w:val="24"/>
                <w:szCs w:val="24"/>
                <w:lang w:eastAsia="zh-CN"/>
              </w:rPr>
              <w:t>6</w:t>
            </w:r>
          </w:p>
        </w:tc>
      </w:tr>
      <w:tr w:rsidR="002C505A" w:rsidRPr="005C72EE" w14:paraId="383B3AC9" w14:textId="77777777" w:rsidTr="002C505A">
        <w:trPr>
          <w:jc w:val="center"/>
        </w:trPr>
        <w:tc>
          <w:tcPr>
            <w:tcW w:w="4531" w:type="dxa"/>
            <w:tcBorders>
              <w:bottom w:val="single" w:sz="4" w:space="0" w:color="auto"/>
            </w:tcBorders>
          </w:tcPr>
          <w:p w14:paraId="07048ACC" w14:textId="77777777" w:rsidR="002C505A" w:rsidRPr="005C72EE" w:rsidRDefault="002C505A" w:rsidP="002C505A">
            <w:pPr>
              <w:jc w:val="center"/>
              <w:rPr>
                <w:rFonts w:ascii="Times New Roman" w:hAnsi="Times New Roman" w:cs="Times New Roman"/>
                <w:sz w:val="24"/>
                <w:szCs w:val="24"/>
              </w:rPr>
            </w:pPr>
            <w:proofErr w:type="spellStart"/>
            <w:r w:rsidRPr="005C72EE">
              <w:rPr>
                <w:rFonts w:ascii="Times New Roman" w:hAnsi="Times New Roman" w:cs="Times New Roman"/>
                <w:sz w:val="23"/>
                <w:szCs w:val="23"/>
              </w:rPr>
              <w:t>PrimeSTAR</w:t>
            </w:r>
            <w:proofErr w:type="spellEnd"/>
            <w:r w:rsidRPr="005C72EE">
              <w:rPr>
                <w:rFonts w:ascii="Times New Roman" w:hAnsi="Times New Roman" w:cs="Times New Roman"/>
                <w:sz w:val="23"/>
                <w:szCs w:val="23"/>
              </w:rPr>
              <w:t xml:space="preserve"> HS DNA Polymerase</w:t>
            </w:r>
          </w:p>
        </w:tc>
        <w:tc>
          <w:tcPr>
            <w:tcW w:w="2268" w:type="dxa"/>
            <w:tcBorders>
              <w:bottom w:val="single" w:sz="4" w:space="0" w:color="auto"/>
            </w:tcBorders>
          </w:tcPr>
          <w:p w14:paraId="544D657C" w14:textId="77777777" w:rsidR="002C505A" w:rsidRPr="005C72EE" w:rsidRDefault="002C505A" w:rsidP="002C505A">
            <w:pPr>
              <w:jc w:val="center"/>
              <w:rPr>
                <w:rFonts w:ascii="Times New Roman" w:hAnsi="Times New Roman" w:cs="Times New Roman"/>
                <w:sz w:val="24"/>
                <w:szCs w:val="24"/>
              </w:rPr>
            </w:pPr>
            <w:r w:rsidRPr="005C72EE">
              <w:rPr>
                <w:rFonts w:ascii="Times New Roman" w:hAnsi="Times New Roman" w:cs="Times New Roman"/>
                <w:sz w:val="24"/>
                <w:szCs w:val="24"/>
                <w:lang w:eastAsia="zh-CN"/>
              </w:rPr>
              <w:t>0.3</w:t>
            </w:r>
          </w:p>
        </w:tc>
      </w:tr>
    </w:tbl>
    <w:p w14:paraId="6833E807" w14:textId="77777777" w:rsidR="00176872" w:rsidRDefault="00176872" w:rsidP="002C505A">
      <w:pPr>
        <w:spacing w:line="360" w:lineRule="auto"/>
        <w:jc w:val="center"/>
        <w:rPr>
          <w:ins w:id="152" w:author="Liu Yong-Xin" w:date="2020-10-13T20:34:00Z"/>
          <w:rFonts w:ascii="Times New Roman" w:hAnsi="Times New Roman" w:cs="Times New Roman"/>
          <w:sz w:val="24"/>
          <w:szCs w:val="24"/>
          <w:lang w:eastAsia="zh-CN"/>
        </w:rPr>
      </w:pPr>
    </w:p>
    <w:p w14:paraId="6E54B5F2" w14:textId="20EE11F7" w:rsidR="002C505A" w:rsidRPr="00176872" w:rsidRDefault="002C505A" w:rsidP="002C505A">
      <w:pPr>
        <w:spacing w:line="360" w:lineRule="auto"/>
        <w:jc w:val="center"/>
        <w:rPr>
          <w:rFonts w:ascii="Times New Roman" w:hAnsi="Times New Roman" w:cs="Times New Roman"/>
          <w:b/>
          <w:bCs/>
          <w:sz w:val="24"/>
          <w:szCs w:val="24"/>
          <w:lang w:eastAsia="zh-CN"/>
          <w:rPrChange w:id="153" w:author="Liu Yong-Xin" w:date="2020-10-13T20:34:00Z">
            <w:rPr>
              <w:rFonts w:ascii="Times New Roman" w:hAnsi="Times New Roman" w:cs="Times New Roman"/>
              <w:sz w:val="24"/>
              <w:szCs w:val="24"/>
              <w:lang w:eastAsia="zh-CN"/>
            </w:rPr>
          </w:rPrChange>
        </w:rPr>
      </w:pPr>
      <w:r w:rsidRPr="00176872">
        <w:rPr>
          <w:rFonts w:ascii="Times New Roman" w:hAnsi="Times New Roman" w:cs="Times New Roman"/>
          <w:b/>
          <w:bCs/>
          <w:sz w:val="24"/>
          <w:szCs w:val="24"/>
          <w:lang w:eastAsia="zh-CN"/>
          <w:rPrChange w:id="154" w:author="Liu Yong-Xin" w:date="2020-10-13T20:34:00Z">
            <w:rPr>
              <w:rFonts w:ascii="Times New Roman" w:hAnsi="Times New Roman" w:cs="Times New Roman"/>
              <w:sz w:val="24"/>
              <w:szCs w:val="24"/>
              <w:lang w:eastAsia="zh-CN"/>
            </w:rPr>
          </w:rPrChange>
        </w:rPr>
        <w:t>表</w:t>
      </w:r>
      <w:r w:rsidR="00CA4CAE" w:rsidRPr="00176872">
        <w:rPr>
          <w:rFonts w:ascii="Times New Roman" w:hAnsi="Times New Roman" w:cs="Times New Roman"/>
          <w:b/>
          <w:bCs/>
          <w:sz w:val="24"/>
          <w:szCs w:val="24"/>
          <w:lang w:eastAsia="zh-CN"/>
          <w:rPrChange w:id="155" w:author="Liu Yong-Xin" w:date="2020-10-13T20:34:00Z">
            <w:rPr>
              <w:rFonts w:ascii="Times New Roman" w:hAnsi="Times New Roman" w:cs="Times New Roman"/>
              <w:sz w:val="24"/>
              <w:szCs w:val="24"/>
              <w:lang w:eastAsia="zh-CN"/>
            </w:rPr>
          </w:rPrChange>
        </w:rPr>
        <w:t>5</w:t>
      </w:r>
      <w:r w:rsidRPr="00176872">
        <w:rPr>
          <w:rFonts w:ascii="Times New Roman" w:hAnsi="Times New Roman" w:cs="Times New Roman"/>
          <w:b/>
          <w:bCs/>
          <w:sz w:val="24"/>
          <w:szCs w:val="24"/>
          <w:lang w:eastAsia="zh-CN"/>
          <w:rPrChange w:id="156" w:author="Liu Yong-Xin" w:date="2020-10-13T20:34:00Z">
            <w:rPr>
              <w:rFonts w:ascii="Times New Roman" w:hAnsi="Times New Roman" w:cs="Times New Roman"/>
              <w:sz w:val="24"/>
              <w:szCs w:val="24"/>
              <w:lang w:eastAsia="zh-CN"/>
            </w:rPr>
          </w:rPrChange>
        </w:rPr>
        <w:t xml:space="preserve"> </w:t>
      </w:r>
      <w:r w:rsidRPr="00176872">
        <w:rPr>
          <w:rFonts w:ascii="Times New Roman" w:hAnsi="Times New Roman" w:cs="Times New Roman"/>
          <w:b/>
          <w:bCs/>
          <w:sz w:val="24"/>
          <w:szCs w:val="24"/>
          <w:lang w:eastAsia="zh-CN"/>
          <w:rPrChange w:id="157" w:author="Liu Yong-Xin" w:date="2020-10-13T20:34:00Z">
            <w:rPr>
              <w:rFonts w:ascii="Times New Roman" w:hAnsi="Times New Roman" w:cs="Times New Roman"/>
              <w:sz w:val="24"/>
              <w:szCs w:val="24"/>
              <w:lang w:eastAsia="zh-CN"/>
            </w:rPr>
          </w:rPrChange>
        </w:rPr>
        <w:t>第</w:t>
      </w:r>
      <w:r w:rsidR="00144244" w:rsidRPr="00176872">
        <w:rPr>
          <w:rFonts w:ascii="Times New Roman" w:hAnsi="Times New Roman" w:cs="Times New Roman"/>
          <w:b/>
          <w:bCs/>
          <w:sz w:val="24"/>
          <w:szCs w:val="24"/>
          <w:lang w:eastAsia="zh-CN"/>
          <w:rPrChange w:id="158" w:author="Liu Yong-Xin" w:date="2020-10-13T20:34:00Z">
            <w:rPr>
              <w:rFonts w:ascii="Times New Roman" w:hAnsi="Times New Roman" w:cs="Times New Roman"/>
              <w:sz w:val="24"/>
              <w:szCs w:val="24"/>
              <w:lang w:eastAsia="zh-CN"/>
            </w:rPr>
          </w:rPrChange>
        </w:rPr>
        <w:t>二</w:t>
      </w:r>
      <w:r w:rsidRPr="00176872">
        <w:rPr>
          <w:rFonts w:ascii="Times New Roman" w:hAnsi="Times New Roman" w:cs="Times New Roman"/>
          <w:b/>
          <w:bCs/>
          <w:sz w:val="24"/>
          <w:szCs w:val="24"/>
          <w:lang w:eastAsia="zh-CN"/>
          <w:rPrChange w:id="159" w:author="Liu Yong-Xin" w:date="2020-10-13T20:34:00Z">
            <w:rPr>
              <w:rFonts w:ascii="Times New Roman" w:hAnsi="Times New Roman" w:cs="Times New Roman"/>
              <w:sz w:val="24"/>
              <w:szCs w:val="24"/>
              <w:lang w:eastAsia="zh-CN"/>
            </w:rPr>
          </w:rPrChange>
        </w:rPr>
        <w:t>轮</w:t>
      </w:r>
      <w:r w:rsidRPr="00176872">
        <w:rPr>
          <w:rFonts w:ascii="Times New Roman" w:hAnsi="Times New Roman" w:cs="Times New Roman"/>
          <w:b/>
          <w:bCs/>
          <w:sz w:val="24"/>
          <w:szCs w:val="24"/>
          <w:lang w:eastAsia="zh-CN"/>
          <w:rPrChange w:id="160" w:author="Liu Yong-Xin" w:date="2020-10-13T20:34:00Z">
            <w:rPr>
              <w:rFonts w:ascii="Times New Roman" w:hAnsi="Times New Roman" w:cs="Times New Roman"/>
              <w:sz w:val="24"/>
              <w:szCs w:val="24"/>
              <w:lang w:eastAsia="zh-CN"/>
            </w:rPr>
          </w:rPrChange>
        </w:rPr>
        <w:t>PCR</w:t>
      </w:r>
      <w:r w:rsidRPr="00176872">
        <w:rPr>
          <w:rFonts w:ascii="Times New Roman" w:hAnsi="Times New Roman" w:cs="Times New Roman"/>
          <w:b/>
          <w:bCs/>
          <w:sz w:val="24"/>
          <w:szCs w:val="24"/>
          <w:lang w:eastAsia="zh-CN"/>
          <w:rPrChange w:id="161" w:author="Liu Yong-Xin" w:date="2020-10-13T20:34:00Z">
            <w:rPr>
              <w:rFonts w:ascii="Times New Roman" w:hAnsi="Times New Roman" w:cs="Times New Roman"/>
              <w:sz w:val="24"/>
              <w:szCs w:val="24"/>
              <w:lang w:eastAsia="zh-CN"/>
            </w:rPr>
          </w:rPrChange>
        </w:rPr>
        <w:t>扩增条件</w:t>
      </w:r>
    </w:p>
    <w:tbl>
      <w:tblPr>
        <w:tblStyle w:val="afff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2C505A" w:rsidRPr="005C72EE" w14:paraId="2A76A39B" w14:textId="77777777" w:rsidTr="002C505A">
        <w:trPr>
          <w:jc w:val="center"/>
        </w:trPr>
        <w:tc>
          <w:tcPr>
            <w:tcW w:w="3020" w:type="dxa"/>
            <w:tcBorders>
              <w:top w:val="single" w:sz="4" w:space="0" w:color="auto"/>
              <w:bottom w:val="single" w:sz="4" w:space="0" w:color="auto"/>
            </w:tcBorders>
            <w:vAlign w:val="center"/>
          </w:tcPr>
          <w:p w14:paraId="42D4F741" w14:textId="77777777" w:rsidR="002C505A" w:rsidRPr="005C72EE" w:rsidRDefault="002C505A" w:rsidP="002C505A">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步骤</w:t>
            </w:r>
          </w:p>
        </w:tc>
        <w:tc>
          <w:tcPr>
            <w:tcW w:w="3020" w:type="dxa"/>
            <w:tcBorders>
              <w:top w:val="single" w:sz="4" w:space="0" w:color="auto"/>
              <w:bottom w:val="single" w:sz="4" w:space="0" w:color="auto"/>
            </w:tcBorders>
            <w:vAlign w:val="center"/>
          </w:tcPr>
          <w:p w14:paraId="7F1E59A4" w14:textId="77777777" w:rsidR="002C505A" w:rsidRPr="005C72EE" w:rsidRDefault="002C505A" w:rsidP="002C505A">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温度</w:t>
            </w:r>
            <w:r w:rsidRPr="005C72EE">
              <w:rPr>
                <w:rFonts w:ascii="Times New Roman" w:hAnsi="Times New Roman" w:cs="Times New Roman"/>
                <w:sz w:val="24"/>
                <w:szCs w:val="24"/>
                <w:lang w:eastAsia="zh-CN"/>
              </w:rPr>
              <w:t>(℃)</w:t>
            </w:r>
          </w:p>
        </w:tc>
        <w:tc>
          <w:tcPr>
            <w:tcW w:w="3020" w:type="dxa"/>
            <w:tcBorders>
              <w:top w:val="single" w:sz="4" w:space="0" w:color="auto"/>
              <w:bottom w:val="single" w:sz="4" w:space="0" w:color="auto"/>
            </w:tcBorders>
            <w:vAlign w:val="center"/>
          </w:tcPr>
          <w:p w14:paraId="4A61F166" w14:textId="77777777" w:rsidR="002C505A" w:rsidRPr="005C72EE" w:rsidRDefault="002C505A" w:rsidP="002C505A">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时间</w:t>
            </w:r>
          </w:p>
        </w:tc>
      </w:tr>
      <w:tr w:rsidR="002C505A" w:rsidRPr="005C72EE" w14:paraId="34151324" w14:textId="77777777" w:rsidTr="002C505A">
        <w:trPr>
          <w:jc w:val="center"/>
        </w:trPr>
        <w:tc>
          <w:tcPr>
            <w:tcW w:w="3020" w:type="dxa"/>
            <w:tcBorders>
              <w:top w:val="single" w:sz="4" w:space="0" w:color="auto"/>
            </w:tcBorders>
            <w:vAlign w:val="center"/>
          </w:tcPr>
          <w:p w14:paraId="246F4B13" w14:textId="77777777" w:rsidR="002C505A" w:rsidRPr="005C72EE" w:rsidRDefault="002C505A" w:rsidP="002C505A">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1</w:t>
            </w:r>
          </w:p>
        </w:tc>
        <w:tc>
          <w:tcPr>
            <w:tcW w:w="3020" w:type="dxa"/>
            <w:tcBorders>
              <w:top w:val="single" w:sz="4" w:space="0" w:color="auto"/>
            </w:tcBorders>
            <w:vAlign w:val="center"/>
          </w:tcPr>
          <w:p w14:paraId="5C9FE29B" w14:textId="77777777" w:rsidR="002C505A" w:rsidRPr="005C72EE" w:rsidRDefault="002C505A" w:rsidP="002C505A">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98</w:t>
            </w:r>
          </w:p>
        </w:tc>
        <w:tc>
          <w:tcPr>
            <w:tcW w:w="3020" w:type="dxa"/>
            <w:tcBorders>
              <w:top w:val="single" w:sz="4" w:space="0" w:color="auto"/>
            </w:tcBorders>
            <w:vAlign w:val="center"/>
          </w:tcPr>
          <w:p w14:paraId="7CC531D1" w14:textId="77777777" w:rsidR="002C505A" w:rsidRPr="005C72EE" w:rsidRDefault="002C505A" w:rsidP="002C505A">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30 s</w:t>
            </w:r>
          </w:p>
        </w:tc>
      </w:tr>
      <w:tr w:rsidR="002C505A" w:rsidRPr="005C72EE" w14:paraId="107EB4CE" w14:textId="77777777" w:rsidTr="002C505A">
        <w:trPr>
          <w:jc w:val="center"/>
        </w:trPr>
        <w:tc>
          <w:tcPr>
            <w:tcW w:w="3020" w:type="dxa"/>
            <w:vAlign w:val="center"/>
          </w:tcPr>
          <w:p w14:paraId="278C1B6E" w14:textId="77777777" w:rsidR="002C505A" w:rsidRPr="005C72EE" w:rsidRDefault="002C505A" w:rsidP="002C505A">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2</w:t>
            </w:r>
          </w:p>
        </w:tc>
        <w:tc>
          <w:tcPr>
            <w:tcW w:w="3020" w:type="dxa"/>
            <w:vAlign w:val="center"/>
          </w:tcPr>
          <w:p w14:paraId="45050C26" w14:textId="77777777" w:rsidR="002C505A" w:rsidRPr="005C72EE" w:rsidRDefault="002C505A" w:rsidP="002C505A">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98</w:t>
            </w:r>
          </w:p>
        </w:tc>
        <w:tc>
          <w:tcPr>
            <w:tcW w:w="3020" w:type="dxa"/>
            <w:vAlign w:val="center"/>
          </w:tcPr>
          <w:p w14:paraId="6DAFE8B1" w14:textId="77777777" w:rsidR="002C505A" w:rsidRPr="005C72EE" w:rsidRDefault="002C505A" w:rsidP="002C505A">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10 s</w:t>
            </w:r>
          </w:p>
        </w:tc>
      </w:tr>
      <w:tr w:rsidR="002C505A" w:rsidRPr="005C72EE" w14:paraId="64103D72" w14:textId="77777777" w:rsidTr="002C505A">
        <w:trPr>
          <w:jc w:val="center"/>
        </w:trPr>
        <w:tc>
          <w:tcPr>
            <w:tcW w:w="3020" w:type="dxa"/>
            <w:vAlign w:val="center"/>
          </w:tcPr>
          <w:p w14:paraId="67EB08E4" w14:textId="77777777" w:rsidR="002C505A" w:rsidRPr="005C72EE" w:rsidRDefault="002C505A" w:rsidP="002C505A">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3</w:t>
            </w:r>
          </w:p>
        </w:tc>
        <w:tc>
          <w:tcPr>
            <w:tcW w:w="3020" w:type="dxa"/>
            <w:vAlign w:val="center"/>
          </w:tcPr>
          <w:p w14:paraId="3EC10CA9" w14:textId="77777777" w:rsidR="002C505A" w:rsidRPr="005C72EE" w:rsidRDefault="002C505A" w:rsidP="002C505A">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55</w:t>
            </w:r>
          </w:p>
        </w:tc>
        <w:tc>
          <w:tcPr>
            <w:tcW w:w="3020" w:type="dxa"/>
            <w:vAlign w:val="center"/>
          </w:tcPr>
          <w:p w14:paraId="0F0F9693" w14:textId="77777777" w:rsidR="002C505A" w:rsidRPr="005C72EE" w:rsidRDefault="002C505A" w:rsidP="002C505A">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15 s</w:t>
            </w:r>
          </w:p>
        </w:tc>
      </w:tr>
      <w:tr w:rsidR="002C505A" w:rsidRPr="005C72EE" w14:paraId="116896FA" w14:textId="77777777" w:rsidTr="002C505A">
        <w:trPr>
          <w:jc w:val="center"/>
        </w:trPr>
        <w:tc>
          <w:tcPr>
            <w:tcW w:w="3020" w:type="dxa"/>
            <w:vAlign w:val="center"/>
          </w:tcPr>
          <w:p w14:paraId="5E123985" w14:textId="77777777" w:rsidR="002C505A" w:rsidRPr="005C72EE" w:rsidRDefault="002C505A" w:rsidP="002C505A">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4</w:t>
            </w:r>
          </w:p>
        </w:tc>
        <w:tc>
          <w:tcPr>
            <w:tcW w:w="3020" w:type="dxa"/>
            <w:vAlign w:val="center"/>
          </w:tcPr>
          <w:p w14:paraId="7C358DDC" w14:textId="77777777" w:rsidR="002C505A" w:rsidRPr="005C72EE" w:rsidRDefault="002C505A" w:rsidP="002C505A">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72</w:t>
            </w:r>
          </w:p>
        </w:tc>
        <w:tc>
          <w:tcPr>
            <w:tcW w:w="3020" w:type="dxa"/>
            <w:vAlign w:val="center"/>
          </w:tcPr>
          <w:p w14:paraId="2D903C5D" w14:textId="77777777" w:rsidR="002C505A" w:rsidRPr="005C72EE" w:rsidRDefault="002C505A" w:rsidP="002C505A">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1 min</w:t>
            </w:r>
          </w:p>
        </w:tc>
      </w:tr>
      <w:tr w:rsidR="002C505A" w:rsidRPr="005C72EE" w14:paraId="3ABC9988" w14:textId="77777777" w:rsidTr="002C505A">
        <w:trPr>
          <w:jc w:val="center"/>
        </w:trPr>
        <w:tc>
          <w:tcPr>
            <w:tcW w:w="9060" w:type="dxa"/>
            <w:gridSpan w:val="3"/>
            <w:vAlign w:val="center"/>
          </w:tcPr>
          <w:p w14:paraId="7474AA77" w14:textId="2B8ED65E" w:rsidR="002C505A" w:rsidRPr="005C72EE" w:rsidRDefault="002C505A" w:rsidP="002C505A">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重复步骤</w:t>
            </w:r>
            <w:r w:rsidRPr="005C72EE">
              <w:rPr>
                <w:rFonts w:ascii="Times New Roman" w:hAnsi="Times New Roman" w:cs="Times New Roman"/>
                <w:sz w:val="24"/>
                <w:szCs w:val="24"/>
                <w:lang w:eastAsia="zh-CN"/>
              </w:rPr>
              <w:t>2</w:t>
            </w:r>
            <w:r w:rsidRPr="005C72EE">
              <w:rPr>
                <w:rFonts w:ascii="Times New Roman" w:hAnsi="Times New Roman" w:cs="Times New Roman"/>
                <w:sz w:val="24"/>
                <w:szCs w:val="24"/>
                <w:lang w:eastAsia="zh-CN"/>
              </w:rPr>
              <w:t>至</w:t>
            </w:r>
            <w:r w:rsidRPr="005C72EE">
              <w:rPr>
                <w:rFonts w:ascii="Times New Roman" w:hAnsi="Times New Roman" w:cs="Times New Roman"/>
                <w:sz w:val="24"/>
                <w:szCs w:val="24"/>
                <w:lang w:eastAsia="zh-CN"/>
              </w:rPr>
              <w:t>4</w:t>
            </w:r>
            <w:r w:rsidRPr="005C72EE">
              <w:rPr>
                <w:rFonts w:ascii="Times New Roman" w:hAnsi="Times New Roman" w:cs="Times New Roman"/>
                <w:sz w:val="24"/>
                <w:szCs w:val="24"/>
                <w:lang w:eastAsia="zh-CN"/>
              </w:rPr>
              <w:t>共</w:t>
            </w:r>
            <w:r w:rsidRPr="005C72EE">
              <w:rPr>
                <w:rFonts w:ascii="Times New Roman" w:hAnsi="Times New Roman" w:cs="Times New Roman"/>
                <w:sz w:val="24"/>
                <w:szCs w:val="24"/>
                <w:lang w:eastAsia="zh-CN"/>
              </w:rPr>
              <w:t>8</w:t>
            </w:r>
            <w:r w:rsidRPr="005C72EE">
              <w:rPr>
                <w:rFonts w:ascii="Times New Roman" w:hAnsi="Times New Roman" w:cs="Times New Roman"/>
                <w:sz w:val="24"/>
                <w:szCs w:val="24"/>
                <w:lang w:eastAsia="zh-CN"/>
              </w:rPr>
              <w:t>个循环</w:t>
            </w:r>
          </w:p>
        </w:tc>
      </w:tr>
      <w:tr w:rsidR="002C505A" w:rsidRPr="005C72EE" w14:paraId="3F833798" w14:textId="77777777" w:rsidTr="002C505A">
        <w:trPr>
          <w:jc w:val="center"/>
        </w:trPr>
        <w:tc>
          <w:tcPr>
            <w:tcW w:w="3020" w:type="dxa"/>
            <w:vAlign w:val="center"/>
          </w:tcPr>
          <w:p w14:paraId="705ACB72" w14:textId="77777777" w:rsidR="002C505A" w:rsidRPr="005C72EE" w:rsidRDefault="002C505A" w:rsidP="002C505A">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5</w:t>
            </w:r>
          </w:p>
        </w:tc>
        <w:tc>
          <w:tcPr>
            <w:tcW w:w="3020" w:type="dxa"/>
            <w:vAlign w:val="center"/>
          </w:tcPr>
          <w:p w14:paraId="663BDAD5" w14:textId="77777777" w:rsidR="002C505A" w:rsidRPr="005C72EE" w:rsidRDefault="002C505A" w:rsidP="002C505A">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72</w:t>
            </w:r>
          </w:p>
        </w:tc>
        <w:tc>
          <w:tcPr>
            <w:tcW w:w="3020" w:type="dxa"/>
            <w:vAlign w:val="center"/>
          </w:tcPr>
          <w:p w14:paraId="2147187D" w14:textId="77777777" w:rsidR="002C505A" w:rsidRPr="005C72EE" w:rsidRDefault="002C505A" w:rsidP="002C505A">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5 min</w:t>
            </w:r>
          </w:p>
        </w:tc>
      </w:tr>
      <w:tr w:rsidR="002C505A" w:rsidRPr="005C72EE" w14:paraId="1B07FE50" w14:textId="77777777" w:rsidTr="002C505A">
        <w:trPr>
          <w:jc w:val="center"/>
        </w:trPr>
        <w:tc>
          <w:tcPr>
            <w:tcW w:w="3020" w:type="dxa"/>
            <w:tcBorders>
              <w:bottom w:val="single" w:sz="4" w:space="0" w:color="auto"/>
            </w:tcBorders>
            <w:vAlign w:val="center"/>
          </w:tcPr>
          <w:p w14:paraId="27F8A74C" w14:textId="77777777" w:rsidR="002C505A" w:rsidRPr="005C72EE" w:rsidRDefault="002C505A" w:rsidP="002C505A">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6</w:t>
            </w:r>
          </w:p>
        </w:tc>
        <w:tc>
          <w:tcPr>
            <w:tcW w:w="3020" w:type="dxa"/>
            <w:tcBorders>
              <w:bottom w:val="single" w:sz="4" w:space="0" w:color="auto"/>
            </w:tcBorders>
            <w:vAlign w:val="center"/>
          </w:tcPr>
          <w:p w14:paraId="0936E9BA" w14:textId="77777777" w:rsidR="002C505A" w:rsidRPr="005C72EE" w:rsidRDefault="002C505A" w:rsidP="002C505A">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12</w:t>
            </w:r>
          </w:p>
        </w:tc>
        <w:tc>
          <w:tcPr>
            <w:tcW w:w="3020" w:type="dxa"/>
            <w:tcBorders>
              <w:bottom w:val="single" w:sz="4" w:space="0" w:color="auto"/>
            </w:tcBorders>
            <w:vAlign w:val="center"/>
          </w:tcPr>
          <w:p w14:paraId="1AB13341" w14:textId="77777777" w:rsidR="002C505A" w:rsidRPr="005C72EE" w:rsidRDefault="002C505A" w:rsidP="002C505A">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保温</w:t>
            </w:r>
          </w:p>
        </w:tc>
      </w:tr>
    </w:tbl>
    <w:p w14:paraId="3A9FF3E9" w14:textId="77777777" w:rsidR="00176872" w:rsidRDefault="00176872" w:rsidP="00144244">
      <w:pPr>
        <w:spacing w:line="360" w:lineRule="auto"/>
        <w:rPr>
          <w:ins w:id="162" w:author="Liu Yong-Xin" w:date="2020-10-13T20:34:00Z"/>
          <w:rFonts w:ascii="Times New Roman" w:hAnsi="Times New Roman" w:cs="Times New Roman"/>
          <w:sz w:val="24"/>
          <w:szCs w:val="24"/>
          <w:lang w:eastAsia="zh-CN"/>
        </w:rPr>
      </w:pPr>
    </w:p>
    <w:p w14:paraId="689BBDBA" w14:textId="255D12FA" w:rsidR="00144244" w:rsidRDefault="00144244" w:rsidP="00144244">
      <w:pPr>
        <w:spacing w:line="360" w:lineRule="auto"/>
        <w:rPr>
          <w:ins w:id="163" w:author="Liu Yong-Xin" w:date="2020-10-13T20:34:00Z"/>
          <w:rFonts w:ascii="Times New Roman" w:hAnsi="Times New Roman" w:cs="Times New Roman"/>
          <w:sz w:val="24"/>
          <w:szCs w:val="24"/>
          <w:lang w:eastAsia="zh-CN"/>
        </w:rPr>
      </w:pPr>
      <w:r w:rsidRPr="005C72EE">
        <w:rPr>
          <w:rFonts w:ascii="Times New Roman" w:hAnsi="Times New Roman" w:cs="Times New Roman"/>
          <w:sz w:val="24"/>
          <w:szCs w:val="24"/>
          <w:lang w:eastAsia="zh-CN"/>
        </w:rPr>
        <w:t xml:space="preserve">30. </w:t>
      </w:r>
      <w:r w:rsidRPr="005C72EE">
        <w:rPr>
          <w:rFonts w:ascii="Times New Roman" w:hAnsi="Times New Roman" w:cs="Times New Roman"/>
          <w:sz w:val="24"/>
          <w:szCs w:val="24"/>
          <w:lang w:eastAsia="zh-CN"/>
        </w:rPr>
        <w:t>通过琼脂糖电泳进行第二轮</w:t>
      </w:r>
      <w:r w:rsidRPr="005C72EE">
        <w:rPr>
          <w:rFonts w:ascii="Times New Roman" w:hAnsi="Times New Roman" w:cs="Times New Roman"/>
          <w:sz w:val="24"/>
          <w:szCs w:val="24"/>
          <w:lang w:eastAsia="zh-CN"/>
        </w:rPr>
        <w:t>PCR</w:t>
      </w:r>
      <w:r w:rsidRPr="005C72EE">
        <w:rPr>
          <w:rFonts w:ascii="Times New Roman" w:hAnsi="Times New Roman" w:cs="Times New Roman"/>
          <w:sz w:val="24"/>
          <w:szCs w:val="24"/>
          <w:lang w:eastAsia="zh-CN"/>
        </w:rPr>
        <w:t>的质量控制。将平行扩增的样本混合均匀后吸取</w:t>
      </w:r>
      <w:r w:rsidRPr="005C72EE">
        <w:rPr>
          <w:rFonts w:ascii="Times New Roman" w:hAnsi="Times New Roman" w:cs="Times New Roman"/>
          <w:sz w:val="24"/>
          <w:szCs w:val="24"/>
          <w:lang w:eastAsia="zh-CN"/>
        </w:rPr>
        <w:t xml:space="preserve">5 </w:t>
      </w:r>
      <w:proofErr w:type="spellStart"/>
      <w:r w:rsidRPr="005C72EE">
        <w:rPr>
          <w:rFonts w:ascii="Times New Roman" w:hAnsi="Times New Roman" w:cs="Times New Roman"/>
          <w:sz w:val="24"/>
          <w:szCs w:val="24"/>
          <w:lang w:eastAsia="zh-CN"/>
        </w:rPr>
        <w:t>μL</w:t>
      </w:r>
      <w:proofErr w:type="spellEnd"/>
      <w:r w:rsidRPr="005C72EE">
        <w:rPr>
          <w:rFonts w:ascii="Times New Roman" w:hAnsi="Times New Roman" w:cs="Times New Roman"/>
          <w:sz w:val="24"/>
          <w:szCs w:val="24"/>
          <w:lang w:eastAsia="zh-CN"/>
        </w:rPr>
        <w:t>样本与</w:t>
      </w:r>
      <w:r w:rsidRPr="005C72EE">
        <w:rPr>
          <w:rFonts w:ascii="Times New Roman" w:hAnsi="Times New Roman" w:cs="Times New Roman"/>
          <w:sz w:val="24"/>
          <w:szCs w:val="24"/>
          <w:lang w:eastAsia="zh-CN"/>
        </w:rPr>
        <w:t xml:space="preserve">1 </w:t>
      </w:r>
      <w:proofErr w:type="spellStart"/>
      <w:r w:rsidRPr="005C72EE">
        <w:rPr>
          <w:rFonts w:ascii="Times New Roman" w:hAnsi="Times New Roman" w:cs="Times New Roman"/>
          <w:sz w:val="24"/>
          <w:szCs w:val="24"/>
          <w:lang w:eastAsia="zh-CN"/>
        </w:rPr>
        <w:t>μL</w:t>
      </w:r>
      <w:proofErr w:type="spellEnd"/>
      <w:r w:rsidRPr="005C72EE">
        <w:rPr>
          <w:rFonts w:ascii="Times New Roman" w:hAnsi="Times New Roman" w:cs="Times New Roman"/>
          <w:sz w:val="24"/>
          <w:szCs w:val="24"/>
          <w:lang w:eastAsia="zh-CN"/>
        </w:rPr>
        <w:t xml:space="preserve"> 6×Loading Buffer</w:t>
      </w:r>
      <w:r w:rsidRPr="005C72EE">
        <w:rPr>
          <w:rFonts w:ascii="Times New Roman" w:hAnsi="Times New Roman" w:cs="Times New Roman"/>
          <w:sz w:val="24"/>
          <w:szCs w:val="24"/>
          <w:lang w:eastAsia="zh-CN"/>
        </w:rPr>
        <w:t>混合加入</w:t>
      </w:r>
      <w:r w:rsidRPr="005C72EE">
        <w:rPr>
          <w:rFonts w:ascii="Times New Roman" w:hAnsi="Times New Roman" w:cs="Times New Roman"/>
          <w:sz w:val="24"/>
          <w:szCs w:val="24"/>
          <w:lang w:eastAsia="zh-CN"/>
        </w:rPr>
        <w:t>1%</w:t>
      </w:r>
      <w:r w:rsidRPr="005C72EE">
        <w:rPr>
          <w:rFonts w:ascii="Times New Roman" w:hAnsi="Times New Roman" w:cs="Times New Roman"/>
          <w:sz w:val="24"/>
          <w:szCs w:val="24"/>
          <w:lang w:eastAsia="zh-CN"/>
        </w:rPr>
        <w:t>琼脂糖凝胶中进行电泳。</w:t>
      </w:r>
      <w:r w:rsidR="008057E2">
        <w:rPr>
          <w:rFonts w:ascii="Times New Roman" w:hAnsi="Times New Roman" w:cs="Times New Roman" w:hint="eastAsia"/>
          <w:sz w:val="24"/>
          <w:szCs w:val="24"/>
          <w:lang w:eastAsia="zh-CN"/>
        </w:rPr>
        <w:t>若</w:t>
      </w:r>
      <w:r w:rsidR="008057E2">
        <w:rPr>
          <w:rFonts w:ascii="Times New Roman" w:hAnsi="Times New Roman" w:cs="Times New Roman"/>
          <w:sz w:val="24"/>
          <w:szCs w:val="24"/>
          <w:lang w:eastAsia="zh-CN"/>
        </w:rPr>
        <w:t>各样品</w:t>
      </w:r>
      <w:r w:rsidRPr="005C72EE">
        <w:rPr>
          <w:rFonts w:ascii="Times New Roman" w:hAnsi="Times New Roman" w:cs="Times New Roman"/>
          <w:sz w:val="24"/>
          <w:szCs w:val="24"/>
          <w:lang w:eastAsia="zh-CN"/>
        </w:rPr>
        <w:t>条带亮度一致，位置位于</w:t>
      </w:r>
      <w:r w:rsidRPr="005C72EE">
        <w:rPr>
          <w:rFonts w:ascii="Times New Roman" w:hAnsi="Times New Roman" w:cs="Times New Roman"/>
          <w:sz w:val="24"/>
          <w:szCs w:val="24"/>
          <w:lang w:eastAsia="zh-CN"/>
        </w:rPr>
        <w:t>400 bp</w:t>
      </w:r>
      <w:r w:rsidRPr="005C72EE">
        <w:rPr>
          <w:rFonts w:ascii="Times New Roman" w:hAnsi="Times New Roman" w:cs="Times New Roman"/>
          <w:sz w:val="24"/>
          <w:szCs w:val="24"/>
          <w:lang w:eastAsia="zh-CN"/>
        </w:rPr>
        <w:t>左右，阴性对照无条带则扩增质量合格。</w:t>
      </w:r>
    </w:p>
    <w:p w14:paraId="7EADD8C8" w14:textId="77777777" w:rsidR="00176872" w:rsidRPr="005C72EE" w:rsidRDefault="00176872" w:rsidP="00144244">
      <w:pPr>
        <w:spacing w:line="360" w:lineRule="auto"/>
        <w:rPr>
          <w:rFonts w:ascii="Times New Roman" w:hAnsi="Times New Roman" w:cs="Times New Roman" w:hint="eastAsia"/>
          <w:sz w:val="24"/>
          <w:szCs w:val="24"/>
          <w:lang w:eastAsia="zh-CN"/>
        </w:rPr>
      </w:pPr>
    </w:p>
    <w:p w14:paraId="6693F237" w14:textId="77777777" w:rsidR="00144244" w:rsidRPr="005C72EE" w:rsidRDefault="00144244" w:rsidP="00144244">
      <w:pPr>
        <w:wordWrap w:val="0"/>
        <w:adjustRightInd w:val="0"/>
        <w:snapToGrid w:val="0"/>
        <w:spacing w:line="360" w:lineRule="auto"/>
        <w:rPr>
          <w:rFonts w:ascii="Times New Roman" w:hAnsi="Times New Roman" w:cs="Times New Roman"/>
          <w:b/>
          <w:kern w:val="1"/>
          <w:sz w:val="24"/>
          <w:szCs w:val="24"/>
          <w:lang w:eastAsia="zh-CN"/>
        </w:rPr>
      </w:pPr>
      <w:r w:rsidRPr="005C72EE">
        <w:rPr>
          <w:rFonts w:ascii="Times New Roman" w:hAnsi="Times New Roman" w:cs="Times New Roman"/>
          <w:b/>
          <w:kern w:val="1"/>
          <w:sz w:val="24"/>
          <w:szCs w:val="24"/>
          <w:lang w:eastAsia="zh-CN"/>
        </w:rPr>
        <w:t>五、</w:t>
      </w:r>
      <w:r w:rsidRPr="005C72EE">
        <w:rPr>
          <w:rFonts w:ascii="Times New Roman" w:hAnsi="Times New Roman" w:cs="Times New Roman"/>
          <w:b/>
          <w:kern w:val="1"/>
          <w:sz w:val="24"/>
          <w:szCs w:val="24"/>
          <w:lang w:eastAsia="zh-CN"/>
        </w:rPr>
        <w:t>PCR</w:t>
      </w:r>
      <w:r w:rsidRPr="005C72EE">
        <w:rPr>
          <w:rFonts w:ascii="Times New Roman" w:hAnsi="Times New Roman" w:cs="Times New Roman"/>
          <w:b/>
          <w:kern w:val="1"/>
          <w:sz w:val="24"/>
          <w:szCs w:val="24"/>
          <w:lang w:eastAsia="zh-CN"/>
        </w:rPr>
        <w:t>产物的纯化、混合及</w:t>
      </w:r>
      <w:r w:rsidRPr="005C72EE">
        <w:rPr>
          <w:rFonts w:ascii="Times New Roman" w:hAnsi="Times New Roman" w:cs="Times New Roman"/>
          <w:b/>
          <w:kern w:val="1"/>
          <w:sz w:val="24"/>
          <w:szCs w:val="24"/>
          <w:lang w:eastAsia="zh-CN"/>
        </w:rPr>
        <w:t>Illumina</w:t>
      </w:r>
      <w:r w:rsidRPr="005C72EE">
        <w:rPr>
          <w:rFonts w:ascii="Times New Roman" w:hAnsi="Times New Roman" w:cs="Times New Roman"/>
          <w:b/>
          <w:kern w:val="1"/>
          <w:sz w:val="24"/>
          <w:szCs w:val="24"/>
          <w:lang w:eastAsia="zh-CN"/>
        </w:rPr>
        <w:t>测序</w:t>
      </w:r>
    </w:p>
    <w:p w14:paraId="6FECDA1B" w14:textId="2EF3E674" w:rsidR="004223AE" w:rsidRPr="005C72EE" w:rsidRDefault="006E4CF8" w:rsidP="004223AE">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sz w:val="24"/>
          <w:szCs w:val="24"/>
          <w:lang w:eastAsia="zh-CN"/>
        </w:rPr>
        <w:t xml:space="preserve">31. </w:t>
      </w:r>
      <w:r w:rsidRPr="005C72EE">
        <w:rPr>
          <w:rFonts w:ascii="Times New Roman" w:hAnsi="Times New Roman" w:cs="Times New Roman"/>
          <w:sz w:val="24"/>
          <w:szCs w:val="24"/>
          <w:lang w:eastAsia="zh-CN"/>
        </w:rPr>
        <w:t>利用琼脂糖电泳纯化</w:t>
      </w:r>
      <w:r w:rsidRPr="005C72EE">
        <w:rPr>
          <w:rFonts w:ascii="Times New Roman" w:hAnsi="Times New Roman" w:cs="Times New Roman"/>
          <w:sz w:val="24"/>
          <w:szCs w:val="24"/>
          <w:lang w:eastAsia="zh-CN"/>
        </w:rPr>
        <w:t>PCR</w:t>
      </w:r>
      <w:r w:rsidRPr="005C72EE">
        <w:rPr>
          <w:rFonts w:ascii="Times New Roman" w:hAnsi="Times New Roman" w:cs="Times New Roman"/>
          <w:sz w:val="24"/>
          <w:szCs w:val="24"/>
          <w:lang w:eastAsia="zh-CN"/>
        </w:rPr>
        <w:t>产物。因不同的样本已添加了不同的</w:t>
      </w:r>
      <w:r w:rsidRPr="005C72EE">
        <w:rPr>
          <w:rFonts w:ascii="Times New Roman" w:hAnsi="Times New Roman" w:cs="Times New Roman"/>
          <w:sz w:val="24"/>
          <w:szCs w:val="24"/>
          <w:lang w:eastAsia="zh-CN"/>
        </w:rPr>
        <w:t>barcode</w:t>
      </w:r>
      <w:r w:rsidRPr="005C72EE">
        <w:rPr>
          <w:rFonts w:ascii="Times New Roman" w:hAnsi="Times New Roman" w:cs="Times New Roman"/>
          <w:sz w:val="24"/>
          <w:szCs w:val="24"/>
          <w:lang w:eastAsia="zh-CN"/>
        </w:rPr>
        <w:t>及</w:t>
      </w:r>
      <w:r w:rsidRPr="005C72EE">
        <w:rPr>
          <w:rFonts w:ascii="Times New Roman" w:hAnsi="Times New Roman" w:cs="Times New Roman"/>
          <w:sz w:val="24"/>
          <w:szCs w:val="24"/>
          <w:lang w:eastAsia="zh-CN"/>
        </w:rPr>
        <w:t>index</w:t>
      </w:r>
      <w:r w:rsidRPr="005C72EE">
        <w:rPr>
          <w:rFonts w:ascii="Times New Roman" w:hAnsi="Times New Roman" w:cs="Times New Roman"/>
          <w:sz w:val="24"/>
          <w:szCs w:val="24"/>
          <w:lang w:eastAsia="zh-CN"/>
        </w:rPr>
        <w:t>序列，可以合并样本进行纯化回收。将同一</w:t>
      </w:r>
      <w:r w:rsidRPr="005C72EE">
        <w:rPr>
          <w:rFonts w:ascii="Times New Roman" w:hAnsi="Times New Roman" w:cs="Times New Roman"/>
          <w:sz w:val="24"/>
          <w:szCs w:val="24"/>
          <w:lang w:eastAsia="zh-CN"/>
        </w:rPr>
        <w:t>index</w:t>
      </w:r>
      <w:r w:rsidRPr="005C72EE">
        <w:rPr>
          <w:rFonts w:ascii="Times New Roman" w:hAnsi="Times New Roman" w:cs="Times New Roman"/>
          <w:sz w:val="24"/>
          <w:szCs w:val="24"/>
          <w:lang w:eastAsia="zh-CN"/>
        </w:rPr>
        <w:t>的文库中的样本每</w:t>
      </w:r>
      <w:r w:rsidRPr="005C72EE">
        <w:rPr>
          <w:rFonts w:ascii="Times New Roman" w:hAnsi="Times New Roman" w:cs="Times New Roman"/>
          <w:sz w:val="24"/>
          <w:szCs w:val="24"/>
          <w:lang w:eastAsia="zh-CN"/>
        </w:rPr>
        <w:t>3</w:t>
      </w:r>
      <w:r w:rsidRPr="005C72EE">
        <w:rPr>
          <w:rFonts w:ascii="Times New Roman" w:hAnsi="Times New Roman" w:cs="Times New Roman"/>
          <w:sz w:val="24"/>
          <w:szCs w:val="24"/>
          <w:lang w:eastAsia="zh-CN"/>
        </w:rPr>
        <w:t>个各取</w:t>
      </w:r>
      <w:r w:rsidRPr="005C72EE">
        <w:rPr>
          <w:rFonts w:ascii="Times New Roman" w:hAnsi="Times New Roman" w:cs="Times New Roman"/>
          <w:kern w:val="1"/>
          <w:sz w:val="24"/>
          <w:szCs w:val="24"/>
          <w:lang w:eastAsia="zh-CN"/>
        </w:rPr>
        <w:t xml:space="preserve">25 </w:t>
      </w:r>
      <w:proofErr w:type="spellStart"/>
      <w:r w:rsidRPr="005C72EE">
        <w:rPr>
          <w:rFonts w:ascii="Times New Roman" w:hAnsi="Times New Roman" w:cs="Times New Roman"/>
          <w:kern w:val="1"/>
          <w:sz w:val="24"/>
          <w:szCs w:val="24"/>
          <w:lang w:eastAsia="zh-CN"/>
        </w:rPr>
        <w:t>μL</w:t>
      </w:r>
      <w:proofErr w:type="spellEnd"/>
      <w:r w:rsidR="008057E2">
        <w:rPr>
          <w:rFonts w:ascii="Times New Roman" w:hAnsi="Times New Roman" w:cs="Times New Roman" w:hint="eastAsia"/>
          <w:kern w:val="1"/>
          <w:sz w:val="24"/>
          <w:szCs w:val="24"/>
          <w:lang w:eastAsia="zh-CN"/>
        </w:rPr>
        <w:t>第二轮</w:t>
      </w:r>
      <w:r w:rsidR="008057E2">
        <w:rPr>
          <w:rFonts w:ascii="Times New Roman" w:hAnsi="Times New Roman" w:cs="Times New Roman" w:hint="eastAsia"/>
          <w:kern w:val="1"/>
          <w:sz w:val="24"/>
          <w:szCs w:val="24"/>
          <w:lang w:eastAsia="zh-CN"/>
        </w:rPr>
        <w:t>PCR</w:t>
      </w:r>
      <w:r w:rsidR="008057E2">
        <w:rPr>
          <w:rFonts w:ascii="Times New Roman" w:hAnsi="Times New Roman" w:cs="Times New Roman" w:hint="eastAsia"/>
          <w:kern w:val="1"/>
          <w:sz w:val="24"/>
          <w:szCs w:val="24"/>
          <w:lang w:eastAsia="zh-CN"/>
        </w:rPr>
        <w:t>产物</w:t>
      </w:r>
      <w:r w:rsidRPr="005C72EE">
        <w:rPr>
          <w:rFonts w:ascii="Times New Roman" w:hAnsi="Times New Roman" w:cs="Times New Roman"/>
          <w:kern w:val="1"/>
          <w:sz w:val="24"/>
          <w:szCs w:val="24"/>
          <w:lang w:eastAsia="zh-CN"/>
        </w:rPr>
        <w:t>混合，添加</w:t>
      </w:r>
      <w:r w:rsidRPr="005C72EE">
        <w:rPr>
          <w:rFonts w:ascii="Times New Roman" w:hAnsi="Times New Roman" w:cs="Times New Roman"/>
          <w:kern w:val="1"/>
          <w:sz w:val="24"/>
          <w:szCs w:val="24"/>
          <w:lang w:eastAsia="zh-CN"/>
        </w:rPr>
        <w:t xml:space="preserve">15 </w:t>
      </w:r>
      <w:proofErr w:type="spellStart"/>
      <w:r w:rsidRPr="005C72EE">
        <w:rPr>
          <w:rFonts w:ascii="Times New Roman" w:hAnsi="Times New Roman" w:cs="Times New Roman"/>
          <w:kern w:val="1"/>
          <w:sz w:val="24"/>
          <w:szCs w:val="24"/>
          <w:lang w:eastAsia="zh-CN"/>
        </w:rPr>
        <w:t>μL</w:t>
      </w:r>
      <w:proofErr w:type="spellEnd"/>
      <w:r w:rsidRPr="005C72EE">
        <w:rPr>
          <w:rFonts w:ascii="Times New Roman" w:hAnsi="Times New Roman" w:cs="Times New Roman"/>
          <w:kern w:val="1"/>
          <w:sz w:val="24"/>
          <w:szCs w:val="24"/>
          <w:lang w:eastAsia="zh-CN"/>
        </w:rPr>
        <w:t xml:space="preserve"> 6</w:t>
      </w:r>
      <w:r w:rsidR="008057E2">
        <w:rPr>
          <w:rFonts w:ascii="Times New Roman" w:hAnsi="Times New Roman" w:cs="Times New Roman"/>
          <w:kern w:val="1"/>
          <w:sz w:val="24"/>
          <w:szCs w:val="24"/>
          <w:lang w:eastAsia="zh-CN"/>
        </w:rPr>
        <w:t>×</w:t>
      </w:r>
      <w:r w:rsidRPr="005C72EE">
        <w:rPr>
          <w:rFonts w:ascii="Times New Roman" w:hAnsi="Times New Roman" w:cs="Times New Roman"/>
          <w:kern w:val="1"/>
          <w:sz w:val="24"/>
          <w:szCs w:val="24"/>
          <w:lang w:eastAsia="zh-CN"/>
        </w:rPr>
        <w:t>Loading Buffer</w:t>
      </w:r>
      <w:r w:rsidRPr="005C72EE">
        <w:rPr>
          <w:rFonts w:ascii="Times New Roman" w:hAnsi="Times New Roman" w:cs="Times New Roman"/>
          <w:kern w:val="1"/>
          <w:sz w:val="24"/>
          <w:szCs w:val="24"/>
          <w:lang w:eastAsia="zh-CN"/>
        </w:rPr>
        <w:t>，吹吸混匀。</w:t>
      </w:r>
      <w:r w:rsidR="004223AE" w:rsidRPr="005C72EE">
        <w:rPr>
          <w:rFonts w:ascii="Times New Roman" w:hAnsi="Times New Roman" w:cs="Times New Roman"/>
          <w:kern w:val="1"/>
          <w:sz w:val="24"/>
          <w:szCs w:val="24"/>
          <w:lang w:eastAsia="zh-CN"/>
        </w:rPr>
        <w:t>置于</w:t>
      </w:r>
      <w:r w:rsidR="004223AE" w:rsidRPr="005C72EE">
        <w:rPr>
          <w:rFonts w:ascii="Times New Roman" w:hAnsi="Times New Roman" w:cs="Times New Roman"/>
          <w:kern w:val="1"/>
          <w:sz w:val="24"/>
          <w:szCs w:val="24"/>
          <w:lang w:eastAsia="zh-CN"/>
        </w:rPr>
        <w:t>1.2%</w:t>
      </w:r>
      <w:r w:rsidR="004223AE" w:rsidRPr="005C72EE">
        <w:rPr>
          <w:rFonts w:ascii="Times New Roman" w:hAnsi="Times New Roman" w:cs="Times New Roman"/>
          <w:kern w:val="1"/>
          <w:sz w:val="24"/>
          <w:szCs w:val="24"/>
          <w:lang w:eastAsia="zh-CN"/>
        </w:rPr>
        <w:t>的琼脂糖电泳凝胶中，</w:t>
      </w:r>
      <w:r w:rsidR="004223AE" w:rsidRPr="005C72EE">
        <w:rPr>
          <w:rFonts w:ascii="Times New Roman" w:hAnsi="Times New Roman" w:cs="Times New Roman"/>
          <w:kern w:val="1"/>
          <w:sz w:val="24"/>
          <w:szCs w:val="24"/>
          <w:lang w:eastAsia="zh-CN"/>
        </w:rPr>
        <w:t xml:space="preserve">125 </w:t>
      </w:r>
      <w:r w:rsidR="004223AE" w:rsidRPr="008057E2">
        <w:rPr>
          <w:rFonts w:ascii="Times New Roman" w:hAnsi="Times New Roman" w:cs="Times New Roman"/>
          <w:kern w:val="1"/>
          <w:sz w:val="24"/>
          <w:szCs w:val="24"/>
          <w:lang w:eastAsia="zh-CN"/>
        </w:rPr>
        <w:t>V</w:t>
      </w:r>
      <w:r w:rsidR="004223AE" w:rsidRPr="008057E2">
        <w:rPr>
          <w:rFonts w:ascii="Times New Roman" w:hAnsi="Times New Roman" w:cs="Times New Roman"/>
          <w:kern w:val="1"/>
          <w:sz w:val="24"/>
          <w:szCs w:val="24"/>
          <w:lang w:eastAsia="zh-CN"/>
        </w:rPr>
        <w:t>电压下电泳约</w:t>
      </w:r>
      <w:r w:rsidR="004223AE" w:rsidRPr="008057E2">
        <w:rPr>
          <w:rFonts w:ascii="Times New Roman" w:hAnsi="Times New Roman" w:cs="Times New Roman"/>
          <w:kern w:val="1"/>
          <w:sz w:val="24"/>
          <w:szCs w:val="24"/>
          <w:lang w:eastAsia="zh-CN"/>
        </w:rPr>
        <w:t>40 min</w:t>
      </w:r>
      <w:r w:rsidR="008057E2" w:rsidRPr="008057E2">
        <w:rPr>
          <w:rFonts w:ascii="Times New Roman" w:hAnsi="Times New Roman" w:cs="Times New Roman"/>
          <w:kern w:val="1"/>
          <w:sz w:val="24"/>
          <w:szCs w:val="24"/>
          <w:lang w:eastAsia="zh-CN"/>
        </w:rPr>
        <w:t>，至条带距离</w:t>
      </w:r>
      <w:proofErr w:type="gramStart"/>
      <w:r w:rsidR="008057E2" w:rsidRPr="008057E2">
        <w:rPr>
          <w:rFonts w:ascii="Times New Roman" w:hAnsi="Times New Roman" w:cs="Times New Roman" w:hint="eastAsia"/>
          <w:kern w:val="1"/>
          <w:sz w:val="24"/>
          <w:szCs w:val="24"/>
          <w:lang w:eastAsia="zh-CN"/>
        </w:rPr>
        <w:t>胶</w:t>
      </w:r>
      <w:r w:rsidR="004223AE" w:rsidRPr="008057E2">
        <w:rPr>
          <w:rFonts w:ascii="Times New Roman" w:hAnsi="Times New Roman" w:cs="Times New Roman"/>
          <w:kern w:val="1"/>
          <w:sz w:val="24"/>
          <w:szCs w:val="24"/>
          <w:lang w:eastAsia="zh-CN"/>
        </w:rPr>
        <w:t>孔约</w:t>
      </w:r>
      <w:proofErr w:type="gramEnd"/>
      <w:r w:rsidR="004223AE" w:rsidRPr="008057E2">
        <w:rPr>
          <w:rFonts w:ascii="Times New Roman" w:hAnsi="Times New Roman" w:cs="Times New Roman"/>
          <w:kern w:val="1"/>
          <w:sz w:val="24"/>
          <w:szCs w:val="24"/>
          <w:lang w:eastAsia="zh-CN"/>
        </w:rPr>
        <w:t>5 cm</w:t>
      </w:r>
      <w:r w:rsidR="004223AE" w:rsidRPr="008057E2">
        <w:rPr>
          <w:rFonts w:ascii="Times New Roman" w:hAnsi="Times New Roman" w:cs="Times New Roman"/>
          <w:kern w:val="1"/>
          <w:sz w:val="24"/>
          <w:szCs w:val="24"/>
          <w:lang w:eastAsia="zh-CN"/>
        </w:rPr>
        <w:t>。</w:t>
      </w:r>
    </w:p>
    <w:p w14:paraId="10EF38A9" w14:textId="1D96B6C6" w:rsidR="00CF7024" w:rsidRPr="005C72EE" w:rsidRDefault="004223AE" w:rsidP="008716AE">
      <w:pPr>
        <w:wordWrap w:val="0"/>
        <w:adjustRightInd w:val="0"/>
        <w:snapToGrid w:val="0"/>
        <w:spacing w:line="360" w:lineRule="auto"/>
        <w:rPr>
          <w:rFonts w:ascii="Times New Roman" w:hAnsi="Times New Roman" w:cs="Times New Roman"/>
          <w:sz w:val="24"/>
          <w:szCs w:val="24"/>
          <w:lang w:eastAsia="zh-CN"/>
        </w:rPr>
      </w:pPr>
      <w:r w:rsidRPr="005C72EE">
        <w:rPr>
          <w:rFonts w:ascii="Times New Roman" w:hAnsi="Times New Roman" w:cs="Times New Roman"/>
          <w:sz w:val="24"/>
          <w:szCs w:val="24"/>
          <w:lang w:eastAsia="zh-CN"/>
        </w:rPr>
        <w:lastRenderedPageBreak/>
        <w:t xml:space="preserve">32. </w:t>
      </w:r>
      <w:r w:rsidR="00CF7024" w:rsidRPr="005C72EE">
        <w:rPr>
          <w:rFonts w:ascii="Times New Roman" w:hAnsi="Times New Roman" w:cs="Times New Roman"/>
          <w:sz w:val="24"/>
          <w:szCs w:val="24"/>
          <w:lang w:eastAsia="zh-CN"/>
        </w:rPr>
        <w:t>切胶并溶解。将</w:t>
      </w:r>
      <w:r w:rsidR="00CF7024" w:rsidRPr="005C72EE">
        <w:rPr>
          <w:rFonts w:ascii="Times New Roman" w:hAnsi="Times New Roman" w:cs="Times New Roman"/>
          <w:sz w:val="24"/>
          <w:szCs w:val="24"/>
          <w:lang w:eastAsia="zh-CN"/>
        </w:rPr>
        <w:t>400 bp</w:t>
      </w:r>
      <w:r w:rsidR="00CF7024" w:rsidRPr="005C72EE">
        <w:rPr>
          <w:rFonts w:ascii="Times New Roman" w:hAnsi="Times New Roman" w:cs="Times New Roman"/>
          <w:sz w:val="24"/>
          <w:szCs w:val="24"/>
          <w:lang w:eastAsia="zh-CN"/>
        </w:rPr>
        <w:t>位置的条带用干净的手术刀切下，</w:t>
      </w:r>
      <w:r w:rsidR="008716AE" w:rsidRPr="005C72EE">
        <w:rPr>
          <w:rFonts w:ascii="Times New Roman" w:hAnsi="Times New Roman" w:cs="Times New Roman"/>
          <w:sz w:val="24"/>
          <w:szCs w:val="24"/>
          <w:lang w:eastAsia="zh-CN"/>
        </w:rPr>
        <w:t>置于</w:t>
      </w:r>
      <w:r w:rsidR="008716AE" w:rsidRPr="005C72EE">
        <w:rPr>
          <w:rFonts w:ascii="Times New Roman" w:hAnsi="Times New Roman" w:cs="Times New Roman"/>
          <w:sz w:val="24"/>
          <w:szCs w:val="24"/>
          <w:lang w:eastAsia="zh-CN"/>
        </w:rPr>
        <w:t>2 mL</w:t>
      </w:r>
      <w:r w:rsidR="00B32518" w:rsidRPr="005C72EE">
        <w:rPr>
          <w:rFonts w:ascii="Times New Roman" w:hAnsi="Times New Roman" w:cs="Times New Roman"/>
          <w:sz w:val="24"/>
          <w:szCs w:val="24"/>
          <w:lang w:eastAsia="zh-CN"/>
        </w:rPr>
        <w:t>离心管内，称量胶块的重量，以每</w:t>
      </w:r>
      <w:r w:rsidR="008716AE" w:rsidRPr="005C72EE">
        <w:rPr>
          <w:rFonts w:ascii="Times New Roman" w:hAnsi="Times New Roman" w:cs="Times New Roman"/>
          <w:sz w:val="24"/>
          <w:szCs w:val="24"/>
          <w:lang w:eastAsia="zh-CN"/>
        </w:rPr>
        <w:t>10 mg</w:t>
      </w:r>
      <w:r w:rsidR="008716AE" w:rsidRPr="005C72EE">
        <w:rPr>
          <w:rFonts w:ascii="Times New Roman" w:hAnsi="Times New Roman" w:cs="Times New Roman"/>
          <w:sz w:val="24"/>
          <w:szCs w:val="24"/>
          <w:lang w:eastAsia="zh-CN"/>
        </w:rPr>
        <w:t>凝胶添加</w:t>
      </w:r>
      <w:r w:rsidR="008716AE" w:rsidRPr="005C72EE">
        <w:rPr>
          <w:rFonts w:ascii="Times New Roman" w:hAnsi="Times New Roman" w:cs="Times New Roman"/>
          <w:sz w:val="24"/>
          <w:szCs w:val="24"/>
          <w:lang w:eastAsia="zh-CN"/>
        </w:rPr>
        <w:t xml:space="preserve">10 </w:t>
      </w:r>
      <w:proofErr w:type="spellStart"/>
      <w:r w:rsidR="008716AE" w:rsidRPr="005C72EE">
        <w:rPr>
          <w:rFonts w:ascii="Times New Roman" w:hAnsi="Times New Roman" w:cs="Times New Roman"/>
          <w:sz w:val="24"/>
          <w:szCs w:val="24"/>
          <w:lang w:eastAsia="zh-CN"/>
        </w:rPr>
        <w:t>μL</w:t>
      </w:r>
      <w:proofErr w:type="spellEnd"/>
      <w:r w:rsidR="008716AE" w:rsidRPr="005C72EE">
        <w:rPr>
          <w:rFonts w:ascii="Times New Roman" w:hAnsi="Times New Roman" w:cs="Times New Roman"/>
          <w:sz w:val="24"/>
          <w:szCs w:val="24"/>
          <w:lang w:eastAsia="zh-CN"/>
        </w:rPr>
        <w:t>的</w:t>
      </w:r>
      <w:r w:rsidR="008057E2" w:rsidRPr="008057E2">
        <w:rPr>
          <w:rFonts w:ascii="Times New Roman" w:hAnsi="Times New Roman" w:cs="Times New Roman" w:hint="eastAsia"/>
          <w:sz w:val="24"/>
          <w:szCs w:val="24"/>
          <w:lang w:eastAsia="zh-CN"/>
        </w:rPr>
        <w:t>琼脂糖电泳凝胶纯化回收试剂盒</w:t>
      </w:r>
      <w:r w:rsidR="008057E2">
        <w:rPr>
          <w:rFonts w:ascii="Times New Roman" w:hAnsi="Times New Roman" w:cs="Times New Roman" w:hint="eastAsia"/>
          <w:sz w:val="24"/>
          <w:szCs w:val="24"/>
          <w:lang w:eastAsia="zh-CN"/>
        </w:rPr>
        <w:t>中的</w:t>
      </w:r>
      <w:proofErr w:type="spellStart"/>
      <w:r w:rsidR="008716AE" w:rsidRPr="005C72EE">
        <w:rPr>
          <w:rFonts w:ascii="Times New Roman" w:hAnsi="Times New Roman" w:cs="Times New Roman"/>
          <w:sz w:val="23"/>
          <w:szCs w:val="23"/>
          <w:shd w:val="clear" w:color="auto" w:fill="FFFFFF"/>
          <w:lang w:eastAsia="zh-CN"/>
        </w:rPr>
        <w:t>E</w:t>
      </w:r>
      <w:r w:rsidR="008716AE" w:rsidRPr="005C72EE">
        <w:rPr>
          <w:rFonts w:ascii="Times New Roman" w:hAnsi="Times New Roman" w:cs="Times New Roman"/>
          <w:sz w:val="23"/>
          <w:szCs w:val="23"/>
          <w:shd w:val="clear" w:color="auto" w:fill="FFFFFF"/>
        </w:rPr>
        <w:t>mbrane</w:t>
      </w:r>
      <w:proofErr w:type="spellEnd"/>
      <w:r w:rsidR="008716AE" w:rsidRPr="005C72EE">
        <w:rPr>
          <w:rFonts w:ascii="Times New Roman" w:hAnsi="Times New Roman" w:cs="Times New Roman"/>
          <w:sz w:val="23"/>
          <w:szCs w:val="23"/>
          <w:shd w:val="clear" w:color="auto" w:fill="FFFFFF"/>
        </w:rPr>
        <w:t xml:space="preserve"> Binding Solution</w:t>
      </w:r>
      <w:r w:rsidR="008716AE" w:rsidRPr="005C72EE">
        <w:rPr>
          <w:rFonts w:ascii="Times New Roman" w:hAnsi="Times New Roman" w:cs="Times New Roman"/>
          <w:sz w:val="23"/>
          <w:szCs w:val="23"/>
          <w:shd w:val="clear" w:color="auto" w:fill="FFFFFF"/>
          <w:lang w:eastAsia="zh-CN"/>
        </w:rPr>
        <w:t>的比例向离心管内添加</w:t>
      </w:r>
      <w:proofErr w:type="spellStart"/>
      <w:r w:rsidR="008716AE" w:rsidRPr="005C72EE">
        <w:rPr>
          <w:rFonts w:ascii="Times New Roman" w:hAnsi="Times New Roman" w:cs="Times New Roman"/>
          <w:sz w:val="23"/>
          <w:szCs w:val="23"/>
          <w:shd w:val="clear" w:color="auto" w:fill="FFFFFF"/>
          <w:lang w:eastAsia="zh-CN"/>
        </w:rPr>
        <w:t>E</w:t>
      </w:r>
      <w:r w:rsidR="008716AE" w:rsidRPr="005C72EE">
        <w:rPr>
          <w:rFonts w:ascii="Times New Roman" w:hAnsi="Times New Roman" w:cs="Times New Roman"/>
          <w:sz w:val="23"/>
          <w:szCs w:val="23"/>
          <w:shd w:val="clear" w:color="auto" w:fill="FFFFFF"/>
        </w:rPr>
        <w:t>mbrane</w:t>
      </w:r>
      <w:proofErr w:type="spellEnd"/>
      <w:r w:rsidR="008716AE" w:rsidRPr="005C72EE">
        <w:rPr>
          <w:rFonts w:ascii="Times New Roman" w:hAnsi="Times New Roman" w:cs="Times New Roman"/>
          <w:sz w:val="23"/>
          <w:szCs w:val="23"/>
          <w:shd w:val="clear" w:color="auto" w:fill="FFFFFF"/>
        </w:rPr>
        <w:t xml:space="preserve"> Binding Solution</w:t>
      </w:r>
      <w:r w:rsidR="008716AE" w:rsidRPr="005C72EE">
        <w:rPr>
          <w:rFonts w:ascii="Times New Roman" w:hAnsi="Times New Roman" w:cs="Times New Roman"/>
          <w:sz w:val="23"/>
          <w:szCs w:val="23"/>
          <w:shd w:val="clear" w:color="auto" w:fill="FFFFFF"/>
          <w:lang w:eastAsia="zh-CN"/>
        </w:rPr>
        <w:t>。置于</w:t>
      </w:r>
      <w:r w:rsidR="008716AE" w:rsidRPr="005C72EE">
        <w:rPr>
          <w:rFonts w:ascii="Times New Roman" w:hAnsi="Times New Roman" w:cs="Times New Roman"/>
          <w:sz w:val="23"/>
          <w:szCs w:val="23"/>
          <w:shd w:val="clear" w:color="auto" w:fill="FFFFFF"/>
          <w:lang w:eastAsia="zh-CN"/>
        </w:rPr>
        <w:t>50-65℃</w:t>
      </w:r>
      <w:r w:rsidR="008716AE" w:rsidRPr="005C72EE">
        <w:rPr>
          <w:rFonts w:ascii="Times New Roman" w:hAnsi="Times New Roman" w:cs="Times New Roman"/>
          <w:sz w:val="23"/>
          <w:szCs w:val="23"/>
          <w:shd w:val="clear" w:color="auto" w:fill="FFFFFF"/>
          <w:lang w:eastAsia="zh-CN"/>
        </w:rPr>
        <w:t>金属水浴锅中</w:t>
      </w:r>
      <w:r w:rsidR="008716AE" w:rsidRPr="005C72EE">
        <w:rPr>
          <w:rFonts w:ascii="Times New Roman" w:hAnsi="Times New Roman" w:cs="Times New Roman"/>
          <w:sz w:val="23"/>
          <w:szCs w:val="23"/>
          <w:shd w:val="clear" w:color="auto" w:fill="FFFFFF"/>
          <w:lang w:eastAsia="zh-CN"/>
        </w:rPr>
        <w:t>10 min</w:t>
      </w:r>
      <w:r w:rsidR="008716AE" w:rsidRPr="005C72EE">
        <w:rPr>
          <w:rFonts w:ascii="Times New Roman" w:hAnsi="Times New Roman" w:cs="Times New Roman"/>
          <w:sz w:val="23"/>
          <w:szCs w:val="23"/>
          <w:shd w:val="clear" w:color="auto" w:fill="FFFFFF"/>
          <w:lang w:eastAsia="zh-CN"/>
        </w:rPr>
        <w:t>至胶块溶解，</w:t>
      </w:r>
      <w:r w:rsidR="008057E2">
        <w:rPr>
          <w:rFonts w:ascii="Times New Roman" w:hAnsi="Times New Roman" w:cs="Times New Roman" w:hint="eastAsia"/>
          <w:sz w:val="23"/>
          <w:szCs w:val="23"/>
          <w:shd w:val="clear" w:color="auto" w:fill="FFFFFF"/>
          <w:lang w:eastAsia="zh-CN"/>
        </w:rPr>
        <w:t>期间</w:t>
      </w:r>
      <w:r w:rsidR="008716AE" w:rsidRPr="005C72EE">
        <w:rPr>
          <w:rFonts w:ascii="Times New Roman" w:hAnsi="Times New Roman" w:cs="Times New Roman"/>
          <w:sz w:val="23"/>
          <w:szCs w:val="23"/>
          <w:shd w:val="clear" w:color="auto" w:fill="FFFFFF"/>
          <w:lang w:eastAsia="zh-CN"/>
        </w:rPr>
        <w:t>每间隔</w:t>
      </w:r>
      <w:r w:rsidR="008716AE" w:rsidRPr="005C72EE">
        <w:rPr>
          <w:rFonts w:ascii="Times New Roman" w:hAnsi="Times New Roman" w:cs="Times New Roman"/>
          <w:sz w:val="23"/>
          <w:szCs w:val="23"/>
          <w:shd w:val="clear" w:color="auto" w:fill="FFFFFF"/>
          <w:lang w:eastAsia="zh-CN"/>
        </w:rPr>
        <w:t>2 min</w:t>
      </w:r>
      <w:r w:rsidR="008716AE" w:rsidRPr="005C72EE">
        <w:rPr>
          <w:rFonts w:ascii="Times New Roman" w:hAnsi="Times New Roman" w:cs="Times New Roman"/>
          <w:sz w:val="23"/>
          <w:szCs w:val="23"/>
          <w:shd w:val="clear" w:color="auto" w:fill="FFFFFF"/>
          <w:lang w:eastAsia="zh-CN"/>
        </w:rPr>
        <w:t>取出离心管颠倒混匀以加速胶块溶解。</w:t>
      </w:r>
    </w:p>
    <w:p w14:paraId="617547C4" w14:textId="72A7621D" w:rsidR="00CF7024" w:rsidRPr="005C72EE" w:rsidRDefault="008716AE" w:rsidP="004223AE">
      <w:pPr>
        <w:wordWrap w:val="0"/>
        <w:adjustRightInd w:val="0"/>
        <w:snapToGrid w:val="0"/>
        <w:spacing w:line="360" w:lineRule="auto"/>
        <w:rPr>
          <w:rFonts w:ascii="Times New Roman" w:hAnsi="Times New Roman" w:cs="Times New Roman"/>
          <w:sz w:val="24"/>
          <w:szCs w:val="24"/>
          <w:lang w:eastAsia="zh-CN"/>
        </w:rPr>
      </w:pPr>
      <w:r w:rsidRPr="005C72EE">
        <w:rPr>
          <w:rFonts w:ascii="Times New Roman" w:hAnsi="Times New Roman" w:cs="Times New Roman"/>
          <w:sz w:val="24"/>
          <w:szCs w:val="24"/>
          <w:lang w:eastAsia="zh-CN"/>
        </w:rPr>
        <w:t xml:space="preserve">33. </w:t>
      </w:r>
      <w:r w:rsidR="008057E2">
        <w:rPr>
          <w:rFonts w:ascii="Times New Roman" w:hAnsi="Times New Roman" w:cs="Times New Roman" w:hint="eastAsia"/>
          <w:sz w:val="24"/>
          <w:szCs w:val="24"/>
          <w:lang w:eastAsia="zh-CN"/>
        </w:rPr>
        <w:t>分离</w:t>
      </w:r>
      <w:r w:rsidRPr="005C72EE">
        <w:rPr>
          <w:rFonts w:ascii="Times New Roman" w:hAnsi="Times New Roman" w:cs="Times New Roman"/>
          <w:sz w:val="24"/>
          <w:szCs w:val="24"/>
          <w:lang w:eastAsia="zh-CN"/>
        </w:rPr>
        <w:t>胶液并洗涤</w:t>
      </w:r>
      <w:r w:rsidRPr="005C72EE">
        <w:rPr>
          <w:rFonts w:ascii="Times New Roman" w:hAnsi="Times New Roman" w:cs="Times New Roman"/>
          <w:sz w:val="24"/>
          <w:szCs w:val="24"/>
          <w:lang w:eastAsia="zh-CN"/>
        </w:rPr>
        <w:t>DNA</w:t>
      </w:r>
      <w:r w:rsidRPr="005C72EE">
        <w:rPr>
          <w:rFonts w:ascii="Times New Roman" w:hAnsi="Times New Roman" w:cs="Times New Roman"/>
          <w:sz w:val="24"/>
          <w:szCs w:val="24"/>
          <w:lang w:eastAsia="zh-CN"/>
        </w:rPr>
        <w:t>。将融化的胶液冷却至室温，添加至带有</w:t>
      </w:r>
      <w:r w:rsidRPr="005C72EE">
        <w:rPr>
          <w:rFonts w:ascii="Times New Roman" w:hAnsi="Times New Roman" w:cs="Times New Roman"/>
          <w:sz w:val="24"/>
          <w:szCs w:val="24"/>
          <w:lang w:eastAsia="zh-CN"/>
        </w:rPr>
        <w:t xml:space="preserve">SV </w:t>
      </w:r>
      <w:proofErr w:type="spellStart"/>
      <w:r w:rsidRPr="005C72EE">
        <w:rPr>
          <w:rFonts w:ascii="Times New Roman" w:hAnsi="Times New Roman" w:cs="Times New Roman"/>
          <w:sz w:val="24"/>
          <w:szCs w:val="24"/>
          <w:lang w:eastAsia="zh-CN"/>
        </w:rPr>
        <w:t>Minicolumn</w:t>
      </w:r>
      <w:proofErr w:type="spellEnd"/>
      <w:r w:rsidRPr="005C72EE">
        <w:rPr>
          <w:rFonts w:ascii="Times New Roman" w:hAnsi="Times New Roman" w:cs="Times New Roman"/>
          <w:sz w:val="24"/>
          <w:szCs w:val="24"/>
          <w:lang w:eastAsia="zh-CN"/>
        </w:rPr>
        <w:t>过滤柱的</w:t>
      </w:r>
      <w:r w:rsidRPr="005C72EE">
        <w:rPr>
          <w:rFonts w:ascii="Times New Roman" w:hAnsi="Times New Roman" w:cs="Times New Roman"/>
          <w:sz w:val="24"/>
          <w:szCs w:val="24"/>
          <w:lang w:eastAsia="zh-CN"/>
        </w:rPr>
        <w:t>Collection Tub</w:t>
      </w:r>
      <w:r w:rsidRPr="008057E2">
        <w:rPr>
          <w:rFonts w:ascii="Times New Roman" w:hAnsi="Times New Roman" w:cs="Times New Roman"/>
          <w:sz w:val="24"/>
          <w:szCs w:val="24"/>
          <w:lang w:eastAsia="zh-CN"/>
        </w:rPr>
        <w:t>e</w:t>
      </w:r>
      <w:r w:rsidRPr="008057E2">
        <w:rPr>
          <w:rFonts w:ascii="Times New Roman" w:hAnsi="Times New Roman" w:cs="Times New Roman"/>
          <w:sz w:val="24"/>
          <w:szCs w:val="24"/>
          <w:lang w:eastAsia="zh-CN"/>
        </w:rPr>
        <w:t>中，孵育</w:t>
      </w:r>
      <w:r w:rsidRPr="008057E2">
        <w:rPr>
          <w:rFonts w:ascii="Times New Roman" w:hAnsi="Times New Roman" w:cs="Times New Roman"/>
          <w:sz w:val="24"/>
          <w:szCs w:val="24"/>
          <w:lang w:eastAsia="zh-CN"/>
        </w:rPr>
        <w:t>1 min</w:t>
      </w:r>
      <w:r w:rsidRPr="008057E2">
        <w:rPr>
          <w:rFonts w:ascii="Times New Roman" w:hAnsi="Times New Roman" w:cs="Times New Roman"/>
          <w:sz w:val="24"/>
          <w:szCs w:val="24"/>
          <w:lang w:eastAsia="zh-CN"/>
        </w:rPr>
        <w:t>。</w:t>
      </w:r>
      <w:r w:rsidRPr="008057E2">
        <w:rPr>
          <w:rFonts w:ascii="Times New Roman" w:hAnsi="Times New Roman" w:cs="Times New Roman"/>
          <w:sz w:val="24"/>
          <w:szCs w:val="24"/>
          <w:lang w:eastAsia="zh-CN"/>
        </w:rPr>
        <w:t xml:space="preserve">16000 </w:t>
      </w:r>
      <w:proofErr w:type="spellStart"/>
      <w:r w:rsidR="008057E2">
        <w:rPr>
          <w:rFonts w:ascii="Times New Roman" w:hAnsi="Times New Roman" w:cs="Times New Roman" w:hint="eastAsia"/>
          <w:sz w:val="24"/>
          <w:szCs w:val="24"/>
          <w:lang w:eastAsia="zh-CN"/>
        </w:rPr>
        <w:t>rcf</w:t>
      </w:r>
      <w:proofErr w:type="spellEnd"/>
      <w:r w:rsidRPr="008057E2">
        <w:rPr>
          <w:rFonts w:ascii="Times New Roman" w:hAnsi="Times New Roman" w:cs="Times New Roman"/>
          <w:sz w:val="24"/>
          <w:szCs w:val="24"/>
          <w:lang w:eastAsia="zh-CN"/>
        </w:rPr>
        <w:t>离心</w:t>
      </w:r>
      <w:r w:rsidRPr="008057E2">
        <w:rPr>
          <w:rFonts w:ascii="Times New Roman" w:hAnsi="Times New Roman" w:cs="Times New Roman"/>
          <w:sz w:val="24"/>
          <w:szCs w:val="24"/>
          <w:lang w:eastAsia="zh-CN"/>
        </w:rPr>
        <w:t>1 min</w:t>
      </w:r>
      <w:r w:rsidRPr="008057E2">
        <w:rPr>
          <w:rFonts w:ascii="Times New Roman" w:hAnsi="Times New Roman" w:cs="Times New Roman"/>
          <w:sz w:val="24"/>
          <w:szCs w:val="24"/>
          <w:lang w:eastAsia="zh-CN"/>
        </w:rPr>
        <w:t>。</w:t>
      </w:r>
      <w:r w:rsidR="00AD1C90" w:rsidRPr="008057E2">
        <w:rPr>
          <w:rFonts w:ascii="Times New Roman" w:hAnsi="Times New Roman" w:cs="Times New Roman"/>
          <w:sz w:val="24"/>
          <w:szCs w:val="24"/>
          <w:lang w:eastAsia="zh-CN"/>
        </w:rPr>
        <w:t>弃去</w:t>
      </w:r>
      <w:r w:rsidR="00AD1C90" w:rsidRPr="008057E2">
        <w:rPr>
          <w:rFonts w:ascii="Times New Roman" w:hAnsi="Times New Roman" w:cs="Times New Roman"/>
          <w:sz w:val="24"/>
          <w:szCs w:val="24"/>
          <w:lang w:eastAsia="zh-CN"/>
        </w:rPr>
        <w:t>Collection Tube</w:t>
      </w:r>
      <w:r w:rsidR="00AD1C90" w:rsidRPr="008057E2">
        <w:rPr>
          <w:rFonts w:ascii="Times New Roman" w:hAnsi="Times New Roman" w:cs="Times New Roman"/>
          <w:sz w:val="24"/>
          <w:szCs w:val="24"/>
          <w:lang w:eastAsia="zh-CN"/>
        </w:rPr>
        <w:t>中滤液。加入</w:t>
      </w:r>
      <w:r w:rsidR="00AD1C90" w:rsidRPr="008057E2">
        <w:rPr>
          <w:rFonts w:ascii="Times New Roman" w:hAnsi="Times New Roman" w:cs="Times New Roman"/>
          <w:sz w:val="24"/>
          <w:szCs w:val="24"/>
          <w:lang w:eastAsia="zh-CN"/>
        </w:rPr>
        <w:t xml:space="preserve">700 </w:t>
      </w:r>
      <w:proofErr w:type="spellStart"/>
      <w:r w:rsidR="00AD1C90" w:rsidRPr="008057E2">
        <w:rPr>
          <w:rFonts w:ascii="Times New Roman" w:hAnsi="Times New Roman" w:cs="Times New Roman"/>
          <w:sz w:val="24"/>
          <w:szCs w:val="24"/>
          <w:lang w:eastAsia="zh-CN"/>
        </w:rPr>
        <w:t>μL</w:t>
      </w:r>
      <w:proofErr w:type="spellEnd"/>
      <w:r w:rsidR="00AD1C90" w:rsidRPr="008057E2">
        <w:rPr>
          <w:rFonts w:ascii="Times New Roman" w:hAnsi="Times New Roman" w:cs="Times New Roman"/>
          <w:sz w:val="24"/>
          <w:szCs w:val="24"/>
          <w:lang w:eastAsia="zh-CN"/>
        </w:rPr>
        <w:t xml:space="preserve"> Membrane Wash Solution</w:t>
      </w:r>
      <w:del w:id="164" w:author="Liu Yong-Xin" w:date="2020-10-13T19:46:00Z">
        <w:r w:rsidR="00AD1C90" w:rsidRPr="008057E2" w:rsidDel="00121F82">
          <w:rPr>
            <w:rFonts w:ascii="Times New Roman" w:hAnsi="Times New Roman" w:cs="Times New Roman"/>
            <w:sz w:val="24"/>
            <w:szCs w:val="24"/>
            <w:lang w:eastAsia="zh-CN"/>
          </w:rPr>
          <w:delText>（</w:delText>
        </w:r>
      </w:del>
      <w:ins w:id="165" w:author="Liu Yong-Xin" w:date="2020-10-13T19:46:00Z">
        <w:r w:rsidR="00121F82">
          <w:rPr>
            <w:rFonts w:ascii="Times New Roman" w:hAnsi="Times New Roman" w:cs="Times New Roman"/>
            <w:sz w:val="24"/>
            <w:szCs w:val="24"/>
            <w:lang w:eastAsia="zh-CN"/>
          </w:rPr>
          <w:t>(</w:t>
        </w:r>
      </w:ins>
      <w:r w:rsidR="008057E2">
        <w:rPr>
          <w:rFonts w:ascii="Times New Roman" w:hAnsi="Times New Roman" w:cs="Times New Roman"/>
          <w:kern w:val="1"/>
          <w:sz w:val="24"/>
          <w:szCs w:val="24"/>
          <w:lang w:eastAsia="zh-CN"/>
        </w:rPr>
        <w:t>需按试剂</w:t>
      </w:r>
      <w:proofErr w:type="gramStart"/>
      <w:r w:rsidR="008057E2">
        <w:rPr>
          <w:rFonts w:ascii="Times New Roman" w:hAnsi="Times New Roman" w:cs="Times New Roman"/>
          <w:kern w:val="1"/>
          <w:sz w:val="24"/>
          <w:szCs w:val="24"/>
          <w:lang w:eastAsia="zh-CN"/>
        </w:rPr>
        <w:t>盒要求</w:t>
      </w:r>
      <w:proofErr w:type="gramEnd"/>
      <w:r w:rsidR="008057E2">
        <w:rPr>
          <w:rFonts w:ascii="Times New Roman" w:hAnsi="Times New Roman" w:cs="Times New Roman"/>
          <w:kern w:val="1"/>
          <w:sz w:val="24"/>
          <w:szCs w:val="24"/>
          <w:lang w:eastAsia="zh-CN"/>
        </w:rPr>
        <w:t>添加</w:t>
      </w:r>
      <w:r w:rsidR="008057E2" w:rsidRPr="005C72EE">
        <w:rPr>
          <w:rFonts w:ascii="Times New Roman" w:hAnsi="Times New Roman" w:cs="Times New Roman"/>
          <w:kern w:val="1"/>
          <w:sz w:val="24"/>
          <w:szCs w:val="24"/>
          <w:lang w:eastAsia="zh-CN"/>
        </w:rPr>
        <w:t>乙醇后使用</w:t>
      </w:r>
      <w:del w:id="166" w:author="Liu Yong-Xin" w:date="2020-10-13T19:46:00Z">
        <w:r w:rsidR="00AD1C90" w:rsidRPr="005C72EE" w:rsidDel="00121F82">
          <w:rPr>
            <w:rFonts w:ascii="Times New Roman" w:hAnsi="Times New Roman" w:cs="Times New Roman"/>
            <w:sz w:val="24"/>
            <w:szCs w:val="24"/>
            <w:lang w:eastAsia="zh-CN"/>
          </w:rPr>
          <w:delText>）</w:delText>
        </w:r>
      </w:del>
      <w:ins w:id="167" w:author="Liu Yong-Xin" w:date="2020-10-13T19:46:00Z">
        <w:r w:rsidR="00121F82">
          <w:rPr>
            <w:rFonts w:ascii="Times New Roman" w:hAnsi="Times New Roman" w:cs="Times New Roman"/>
            <w:sz w:val="24"/>
            <w:szCs w:val="24"/>
            <w:lang w:eastAsia="zh-CN"/>
          </w:rPr>
          <w:t>)</w:t>
        </w:r>
      </w:ins>
      <w:r w:rsidR="00AD1C90" w:rsidRPr="005C72EE">
        <w:rPr>
          <w:rFonts w:ascii="Times New Roman" w:hAnsi="Times New Roman" w:cs="Times New Roman"/>
          <w:sz w:val="24"/>
          <w:szCs w:val="24"/>
          <w:lang w:eastAsia="zh-CN"/>
        </w:rPr>
        <w:t>。</w:t>
      </w:r>
      <w:r w:rsidR="00AD1C90" w:rsidRPr="005C72EE">
        <w:rPr>
          <w:rFonts w:ascii="Times New Roman" w:hAnsi="Times New Roman" w:cs="Times New Roman"/>
          <w:sz w:val="24"/>
          <w:szCs w:val="24"/>
          <w:lang w:eastAsia="zh-CN"/>
        </w:rPr>
        <w:t xml:space="preserve">16000 </w:t>
      </w:r>
      <w:proofErr w:type="spellStart"/>
      <w:r w:rsidR="008057E2">
        <w:rPr>
          <w:rFonts w:ascii="Times New Roman" w:hAnsi="Times New Roman" w:cs="Times New Roman" w:hint="eastAsia"/>
          <w:sz w:val="24"/>
          <w:szCs w:val="24"/>
          <w:lang w:eastAsia="zh-CN"/>
        </w:rPr>
        <w:t>rcf</w:t>
      </w:r>
      <w:proofErr w:type="spellEnd"/>
      <w:r w:rsidR="00AD1C90" w:rsidRPr="005C72EE">
        <w:rPr>
          <w:rFonts w:ascii="Times New Roman" w:hAnsi="Times New Roman" w:cs="Times New Roman"/>
          <w:sz w:val="24"/>
          <w:szCs w:val="24"/>
          <w:lang w:eastAsia="zh-CN"/>
        </w:rPr>
        <w:t>离心</w:t>
      </w:r>
      <w:r w:rsidR="00AD1C90" w:rsidRPr="005C72EE">
        <w:rPr>
          <w:rFonts w:ascii="Times New Roman" w:hAnsi="Times New Roman" w:cs="Times New Roman"/>
          <w:sz w:val="24"/>
          <w:szCs w:val="24"/>
          <w:lang w:eastAsia="zh-CN"/>
        </w:rPr>
        <w:t>1 min</w:t>
      </w:r>
      <w:r w:rsidR="00AD1C90" w:rsidRPr="005C72EE">
        <w:rPr>
          <w:rFonts w:ascii="Times New Roman" w:hAnsi="Times New Roman" w:cs="Times New Roman"/>
          <w:sz w:val="24"/>
          <w:szCs w:val="24"/>
          <w:lang w:eastAsia="zh-CN"/>
        </w:rPr>
        <w:t>。弃去</w:t>
      </w:r>
      <w:r w:rsidR="00AD1C90" w:rsidRPr="005C72EE">
        <w:rPr>
          <w:rFonts w:ascii="Times New Roman" w:hAnsi="Times New Roman" w:cs="Times New Roman"/>
          <w:sz w:val="24"/>
          <w:szCs w:val="24"/>
          <w:lang w:eastAsia="zh-CN"/>
        </w:rPr>
        <w:t>Collection Tube</w:t>
      </w:r>
      <w:r w:rsidR="00AD1C90" w:rsidRPr="005C72EE">
        <w:rPr>
          <w:rFonts w:ascii="Times New Roman" w:hAnsi="Times New Roman" w:cs="Times New Roman"/>
          <w:sz w:val="24"/>
          <w:szCs w:val="24"/>
          <w:lang w:eastAsia="zh-CN"/>
        </w:rPr>
        <w:t>中滤液。再次加入</w:t>
      </w:r>
      <w:r w:rsidR="00AD1C90" w:rsidRPr="005C72EE">
        <w:rPr>
          <w:rFonts w:ascii="Times New Roman" w:hAnsi="Times New Roman" w:cs="Times New Roman"/>
          <w:sz w:val="24"/>
          <w:szCs w:val="24"/>
          <w:lang w:eastAsia="zh-CN"/>
        </w:rPr>
        <w:t xml:space="preserve">500 </w:t>
      </w:r>
      <w:proofErr w:type="spellStart"/>
      <w:r w:rsidR="00AD1C90" w:rsidRPr="005C72EE">
        <w:rPr>
          <w:rFonts w:ascii="Times New Roman" w:hAnsi="Times New Roman" w:cs="Times New Roman"/>
          <w:sz w:val="24"/>
          <w:szCs w:val="24"/>
          <w:lang w:eastAsia="zh-CN"/>
        </w:rPr>
        <w:t>μL</w:t>
      </w:r>
      <w:proofErr w:type="spellEnd"/>
      <w:r w:rsidR="00AD1C90" w:rsidRPr="005C72EE">
        <w:rPr>
          <w:rFonts w:ascii="Times New Roman" w:hAnsi="Times New Roman" w:cs="Times New Roman"/>
          <w:sz w:val="24"/>
          <w:szCs w:val="24"/>
          <w:lang w:eastAsia="zh-CN"/>
        </w:rPr>
        <w:t xml:space="preserve"> Membrane Wash Solution</w:t>
      </w:r>
      <w:r w:rsidR="00AD1C90" w:rsidRPr="005C72EE">
        <w:rPr>
          <w:rFonts w:ascii="Times New Roman" w:hAnsi="Times New Roman" w:cs="Times New Roman"/>
          <w:sz w:val="24"/>
          <w:szCs w:val="24"/>
          <w:lang w:eastAsia="zh-CN"/>
        </w:rPr>
        <w:t>。</w:t>
      </w:r>
      <w:r w:rsidR="00AD1C90" w:rsidRPr="005C72EE">
        <w:rPr>
          <w:rFonts w:ascii="Times New Roman" w:hAnsi="Times New Roman" w:cs="Times New Roman"/>
          <w:sz w:val="24"/>
          <w:szCs w:val="24"/>
          <w:lang w:eastAsia="zh-CN"/>
        </w:rPr>
        <w:t xml:space="preserve">16000 </w:t>
      </w:r>
      <w:proofErr w:type="spellStart"/>
      <w:r w:rsidR="008057E2">
        <w:rPr>
          <w:rFonts w:ascii="Times New Roman" w:hAnsi="Times New Roman" w:cs="Times New Roman" w:hint="eastAsia"/>
          <w:sz w:val="24"/>
          <w:szCs w:val="24"/>
          <w:lang w:eastAsia="zh-CN"/>
        </w:rPr>
        <w:t>rcf</w:t>
      </w:r>
      <w:proofErr w:type="spellEnd"/>
      <w:r w:rsidR="00AD1C90" w:rsidRPr="005C72EE">
        <w:rPr>
          <w:rFonts w:ascii="Times New Roman" w:hAnsi="Times New Roman" w:cs="Times New Roman"/>
          <w:sz w:val="24"/>
          <w:szCs w:val="24"/>
          <w:lang w:eastAsia="zh-CN"/>
        </w:rPr>
        <w:t>离心</w:t>
      </w:r>
      <w:r w:rsidR="00AD1C90" w:rsidRPr="005C72EE">
        <w:rPr>
          <w:rFonts w:ascii="Times New Roman" w:hAnsi="Times New Roman" w:cs="Times New Roman"/>
          <w:sz w:val="24"/>
          <w:szCs w:val="24"/>
          <w:lang w:eastAsia="zh-CN"/>
        </w:rPr>
        <w:t>5 min</w:t>
      </w:r>
      <w:r w:rsidR="00AD1C90" w:rsidRPr="005C72EE">
        <w:rPr>
          <w:rFonts w:ascii="Times New Roman" w:hAnsi="Times New Roman" w:cs="Times New Roman"/>
          <w:sz w:val="24"/>
          <w:szCs w:val="24"/>
          <w:lang w:eastAsia="zh-CN"/>
        </w:rPr>
        <w:t>。弃去</w:t>
      </w:r>
      <w:r w:rsidR="00AD1C90" w:rsidRPr="005C72EE">
        <w:rPr>
          <w:rFonts w:ascii="Times New Roman" w:hAnsi="Times New Roman" w:cs="Times New Roman"/>
          <w:sz w:val="24"/>
          <w:szCs w:val="24"/>
          <w:lang w:eastAsia="zh-CN"/>
        </w:rPr>
        <w:t>Collection Tube</w:t>
      </w:r>
      <w:r w:rsidR="00AD1C90" w:rsidRPr="005C72EE">
        <w:rPr>
          <w:rFonts w:ascii="Times New Roman" w:hAnsi="Times New Roman" w:cs="Times New Roman"/>
          <w:sz w:val="24"/>
          <w:szCs w:val="24"/>
          <w:lang w:eastAsia="zh-CN"/>
        </w:rPr>
        <w:t>，将</w:t>
      </w:r>
      <w:r w:rsidR="00AD1C90" w:rsidRPr="005C72EE">
        <w:rPr>
          <w:rFonts w:ascii="Times New Roman" w:hAnsi="Times New Roman" w:cs="Times New Roman"/>
          <w:sz w:val="24"/>
          <w:szCs w:val="24"/>
          <w:lang w:eastAsia="zh-CN"/>
        </w:rPr>
        <w:t xml:space="preserve">SV </w:t>
      </w:r>
      <w:proofErr w:type="spellStart"/>
      <w:r w:rsidR="00AD1C90" w:rsidRPr="005C72EE">
        <w:rPr>
          <w:rFonts w:ascii="Times New Roman" w:hAnsi="Times New Roman" w:cs="Times New Roman"/>
          <w:sz w:val="24"/>
          <w:szCs w:val="24"/>
          <w:lang w:eastAsia="zh-CN"/>
        </w:rPr>
        <w:t>Minicolumn</w:t>
      </w:r>
      <w:proofErr w:type="spellEnd"/>
      <w:r w:rsidR="00AD1C90" w:rsidRPr="005C72EE">
        <w:rPr>
          <w:rFonts w:ascii="Times New Roman" w:hAnsi="Times New Roman" w:cs="Times New Roman"/>
          <w:sz w:val="24"/>
          <w:szCs w:val="24"/>
          <w:lang w:eastAsia="zh-CN"/>
        </w:rPr>
        <w:t>置入新的</w:t>
      </w:r>
      <w:r w:rsidR="00AD1C90" w:rsidRPr="005C72EE">
        <w:rPr>
          <w:rFonts w:ascii="Times New Roman" w:hAnsi="Times New Roman" w:cs="Times New Roman"/>
          <w:sz w:val="24"/>
          <w:szCs w:val="24"/>
          <w:lang w:eastAsia="zh-CN"/>
        </w:rPr>
        <w:t>1.5 mL</w:t>
      </w:r>
      <w:r w:rsidR="00AD1C90" w:rsidRPr="005C72EE">
        <w:rPr>
          <w:rFonts w:ascii="Times New Roman" w:hAnsi="Times New Roman" w:cs="Times New Roman"/>
          <w:sz w:val="24"/>
          <w:szCs w:val="24"/>
          <w:lang w:eastAsia="zh-CN"/>
        </w:rPr>
        <w:t>离心管，开盖干燥</w:t>
      </w:r>
      <w:r w:rsidR="00AD1C90" w:rsidRPr="005C72EE">
        <w:rPr>
          <w:rFonts w:ascii="Times New Roman" w:hAnsi="Times New Roman" w:cs="Times New Roman"/>
          <w:sz w:val="24"/>
          <w:szCs w:val="24"/>
          <w:lang w:eastAsia="zh-CN"/>
        </w:rPr>
        <w:t>1 min</w:t>
      </w:r>
      <w:r w:rsidR="00AD1C90" w:rsidRPr="005C72EE">
        <w:rPr>
          <w:rFonts w:ascii="Times New Roman" w:hAnsi="Times New Roman" w:cs="Times New Roman"/>
          <w:sz w:val="24"/>
          <w:szCs w:val="24"/>
          <w:lang w:eastAsia="zh-CN"/>
        </w:rPr>
        <w:t>以挥发酒精。</w:t>
      </w:r>
    </w:p>
    <w:p w14:paraId="292183E1" w14:textId="4B06A4DD" w:rsidR="00AD1C90" w:rsidRPr="005C72EE" w:rsidRDefault="00AD1C90" w:rsidP="004223AE">
      <w:pPr>
        <w:wordWrap w:val="0"/>
        <w:adjustRightInd w:val="0"/>
        <w:snapToGrid w:val="0"/>
        <w:spacing w:line="360" w:lineRule="auto"/>
        <w:rPr>
          <w:rFonts w:ascii="Times New Roman" w:hAnsi="Times New Roman" w:cs="Times New Roman"/>
          <w:sz w:val="24"/>
          <w:szCs w:val="24"/>
          <w:lang w:eastAsia="zh-CN"/>
        </w:rPr>
      </w:pPr>
      <w:r w:rsidRPr="005C72EE">
        <w:rPr>
          <w:rFonts w:ascii="Times New Roman" w:hAnsi="Times New Roman" w:cs="Times New Roman"/>
          <w:sz w:val="24"/>
          <w:szCs w:val="24"/>
          <w:lang w:eastAsia="zh-CN"/>
        </w:rPr>
        <w:t xml:space="preserve">34. </w:t>
      </w:r>
      <w:r w:rsidRPr="005C72EE">
        <w:rPr>
          <w:rFonts w:ascii="Times New Roman" w:hAnsi="Times New Roman" w:cs="Times New Roman"/>
          <w:sz w:val="24"/>
          <w:szCs w:val="24"/>
          <w:lang w:eastAsia="zh-CN"/>
        </w:rPr>
        <w:t>洗脱纯化的</w:t>
      </w:r>
      <w:r w:rsidRPr="005C72EE">
        <w:rPr>
          <w:rFonts w:ascii="Times New Roman" w:hAnsi="Times New Roman" w:cs="Times New Roman"/>
          <w:sz w:val="24"/>
          <w:szCs w:val="24"/>
          <w:lang w:eastAsia="zh-CN"/>
        </w:rPr>
        <w:t>DNA</w:t>
      </w:r>
      <w:r w:rsidRPr="005C72EE">
        <w:rPr>
          <w:rFonts w:ascii="Times New Roman" w:hAnsi="Times New Roman" w:cs="Times New Roman"/>
          <w:sz w:val="24"/>
          <w:szCs w:val="24"/>
          <w:lang w:eastAsia="zh-CN"/>
        </w:rPr>
        <w:t>。向离心管内添加</w:t>
      </w:r>
      <w:r w:rsidRPr="005C72EE">
        <w:rPr>
          <w:rFonts w:ascii="Times New Roman" w:hAnsi="Times New Roman" w:cs="Times New Roman"/>
          <w:sz w:val="24"/>
          <w:szCs w:val="24"/>
          <w:lang w:eastAsia="zh-CN"/>
        </w:rPr>
        <w:t xml:space="preserve">50 </w:t>
      </w:r>
      <w:proofErr w:type="spellStart"/>
      <w:r w:rsidRPr="005C72EE">
        <w:rPr>
          <w:rFonts w:ascii="Times New Roman" w:hAnsi="Times New Roman" w:cs="Times New Roman"/>
          <w:sz w:val="24"/>
          <w:szCs w:val="24"/>
          <w:lang w:eastAsia="zh-CN"/>
        </w:rPr>
        <w:t>μL</w:t>
      </w:r>
      <w:proofErr w:type="spellEnd"/>
      <w:r w:rsidRPr="005C72EE">
        <w:rPr>
          <w:rFonts w:ascii="Times New Roman" w:hAnsi="Times New Roman" w:cs="Times New Roman"/>
          <w:sz w:val="24"/>
          <w:szCs w:val="24"/>
          <w:lang w:eastAsia="zh-CN"/>
        </w:rPr>
        <w:t xml:space="preserve"> </w:t>
      </w:r>
      <w:r w:rsidR="008057E2">
        <w:rPr>
          <w:rFonts w:ascii="Times New Roman" w:hAnsi="Times New Roman" w:cs="Times New Roman" w:hint="eastAsia"/>
          <w:sz w:val="24"/>
          <w:szCs w:val="24"/>
          <w:lang w:eastAsia="zh-CN"/>
        </w:rPr>
        <w:t>无核酸水</w:t>
      </w:r>
      <w:r w:rsidRPr="005C72EE">
        <w:rPr>
          <w:rFonts w:ascii="Times New Roman" w:hAnsi="Times New Roman" w:cs="Times New Roman"/>
          <w:sz w:val="24"/>
          <w:szCs w:val="24"/>
          <w:lang w:eastAsia="zh-CN"/>
        </w:rPr>
        <w:t>，静置</w:t>
      </w:r>
      <w:r w:rsidRPr="005C72EE">
        <w:rPr>
          <w:rFonts w:ascii="Times New Roman" w:hAnsi="Times New Roman" w:cs="Times New Roman"/>
          <w:sz w:val="24"/>
          <w:szCs w:val="24"/>
          <w:lang w:eastAsia="zh-CN"/>
        </w:rPr>
        <w:t>3 min</w:t>
      </w:r>
      <w:r w:rsidRPr="005C72EE">
        <w:rPr>
          <w:rFonts w:ascii="Times New Roman" w:hAnsi="Times New Roman" w:cs="Times New Roman"/>
          <w:sz w:val="24"/>
          <w:szCs w:val="24"/>
          <w:lang w:eastAsia="zh-CN"/>
        </w:rPr>
        <w:t>。</w:t>
      </w:r>
      <w:r w:rsidRPr="005C72EE">
        <w:rPr>
          <w:rFonts w:ascii="Times New Roman" w:hAnsi="Times New Roman" w:cs="Times New Roman"/>
          <w:sz w:val="24"/>
          <w:szCs w:val="24"/>
          <w:lang w:eastAsia="zh-CN"/>
        </w:rPr>
        <w:t xml:space="preserve">16000 </w:t>
      </w:r>
      <w:proofErr w:type="spellStart"/>
      <w:r w:rsidR="008057E2">
        <w:rPr>
          <w:rFonts w:ascii="Times New Roman" w:hAnsi="Times New Roman" w:cs="Times New Roman" w:hint="eastAsia"/>
          <w:sz w:val="24"/>
          <w:szCs w:val="24"/>
          <w:lang w:eastAsia="zh-CN"/>
        </w:rPr>
        <w:t>rcf</w:t>
      </w:r>
      <w:proofErr w:type="spellEnd"/>
      <w:r w:rsidRPr="005C72EE">
        <w:rPr>
          <w:rFonts w:ascii="Times New Roman" w:hAnsi="Times New Roman" w:cs="Times New Roman"/>
          <w:sz w:val="24"/>
          <w:szCs w:val="24"/>
          <w:lang w:eastAsia="zh-CN"/>
        </w:rPr>
        <w:t>离心</w:t>
      </w:r>
      <w:r w:rsidRPr="005C72EE">
        <w:rPr>
          <w:rFonts w:ascii="Times New Roman" w:hAnsi="Times New Roman" w:cs="Times New Roman"/>
          <w:sz w:val="24"/>
          <w:szCs w:val="24"/>
          <w:lang w:eastAsia="zh-CN"/>
        </w:rPr>
        <w:t>1 min</w:t>
      </w:r>
      <w:r w:rsidRPr="005C72EE">
        <w:rPr>
          <w:rFonts w:ascii="Times New Roman" w:hAnsi="Times New Roman" w:cs="Times New Roman"/>
          <w:sz w:val="24"/>
          <w:szCs w:val="24"/>
          <w:lang w:eastAsia="zh-CN"/>
        </w:rPr>
        <w:t>。弃去</w:t>
      </w:r>
      <w:r w:rsidRPr="005C72EE">
        <w:rPr>
          <w:rFonts w:ascii="Times New Roman" w:hAnsi="Times New Roman" w:cs="Times New Roman"/>
          <w:sz w:val="24"/>
          <w:szCs w:val="24"/>
          <w:lang w:eastAsia="zh-CN"/>
        </w:rPr>
        <w:t xml:space="preserve">SV </w:t>
      </w:r>
      <w:proofErr w:type="spellStart"/>
      <w:r w:rsidRPr="005C72EE">
        <w:rPr>
          <w:rFonts w:ascii="Times New Roman" w:hAnsi="Times New Roman" w:cs="Times New Roman"/>
          <w:sz w:val="24"/>
          <w:szCs w:val="24"/>
          <w:lang w:eastAsia="zh-CN"/>
        </w:rPr>
        <w:t>Minicolumn</w:t>
      </w:r>
      <w:proofErr w:type="spellEnd"/>
      <w:r w:rsidRPr="005C72EE">
        <w:rPr>
          <w:rFonts w:ascii="Times New Roman" w:hAnsi="Times New Roman" w:cs="Times New Roman"/>
          <w:sz w:val="24"/>
          <w:szCs w:val="24"/>
          <w:lang w:eastAsia="zh-CN"/>
        </w:rPr>
        <w:t>。</w:t>
      </w:r>
      <w:r w:rsidRPr="008057E2">
        <w:rPr>
          <w:rFonts w:ascii="Times New Roman" w:hAnsi="Times New Roman" w:cs="Times New Roman"/>
          <w:sz w:val="24"/>
          <w:szCs w:val="24"/>
          <w:lang w:eastAsia="zh-CN"/>
        </w:rPr>
        <w:t>得到的纯化</w:t>
      </w:r>
      <w:r w:rsidRPr="008057E2">
        <w:rPr>
          <w:rFonts w:ascii="Times New Roman" w:hAnsi="Times New Roman" w:cs="Times New Roman"/>
          <w:sz w:val="24"/>
          <w:szCs w:val="24"/>
          <w:lang w:eastAsia="zh-CN"/>
        </w:rPr>
        <w:t>DNA</w:t>
      </w:r>
      <w:r w:rsidRPr="008057E2">
        <w:rPr>
          <w:rFonts w:ascii="Times New Roman" w:hAnsi="Times New Roman" w:cs="Times New Roman"/>
          <w:sz w:val="24"/>
          <w:szCs w:val="24"/>
          <w:lang w:eastAsia="zh-CN"/>
        </w:rPr>
        <w:t>置于</w:t>
      </w:r>
      <w:r w:rsidRPr="008057E2">
        <w:rPr>
          <w:rFonts w:ascii="Times New Roman" w:hAnsi="Times New Roman" w:cs="Times New Roman"/>
          <w:sz w:val="24"/>
          <w:szCs w:val="24"/>
          <w:lang w:eastAsia="zh-CN"/>
        </w:rPr>
        <w:t>-80℃</w:t>
      </w:r>
      <w:r w:rsidRPr="008057E2">
        <w:rPr>
          <w:rFonts w:ascii="Times New Roman" w:hAnsi="Times New Roman" w:cs="Times New Roman"/>
          <w:sz w:val="24"/>
          <w:szCs w:val="24"/>
          <w:lang w:eastAsia="zh-CN"/>
        </w:rPr>
        <w:t>环境保存。</w:t>
      </w:r>
    </w:p>
    <w:p w14:paraId="0FDABCE5" w14:textId="07814D91" w:rsidR="00AD1C90" w:rsidRPr="005C72EE" w:rsidRDefault="00AD1C90" w:rsidP="004223AE">
      <w:pPr>
        <w:wordWrap w:val="0"/>
        <w:adjustRightInd w:val="0"/>
        <w:snapToGrid w:val="0"/>
        <w:spacing w:line="360" w:lineRule="auto"/>
        <w:rPr>
          <w:rFonts w:ascii="Times New Roman" w:hAnsi="Times New Roman" w:cs="Times New Roman"/>
          <w:sz w:val="24"/>
          <w:szCs w:val="24"/>
          <w:lang w:eastAsia="zh-CN"/>
        </w:rPr>
      </w:pPr>
      <w:r w:rsidRPr="005C72EE">
        <w:rPr>
          <w:rFonts w:ascii="Times New Roman" w:hAnsi="Times New Roman" w:cs="Times New Roman"/>
          <w:sz w:val="24"/>
          <w:szCs w:val="24"/>
          <w:lang w:eastAsia="zh-CN"/>
        </w:rPr>
        <w:t xml:space="preserve">35. </w:t>
      </w:r>
      <w:r w:rsidRPr="005C72EE">
        <w:rPr>
          <w:rFonts w:ascii="Times New Roman" w:hAnsi="Times New Roman" w:cs="Times New Roman"/>
          <w:sz w:val="24"/>
          <w:szCs w:val="24"/>
          <w:lang w:eastAsia="zh-CN"/>
        </w:rPr>
        <w:t>切胶回收</w:t>
      </w:r>
      <w:r w:rsidRPr="005C72EE">
        <w:rPr>
          <w:rFonts w:ascii="Times New Roman" w:hAnsi="Times New Roman" w:cs="Times New Roman"/>
          <w:sz w:val="24"/>
          <w:szCs w:val="24"/>
          <w:lang w:eastAsia="zh-CN"/>
        </w:rPr>
        <w:t>DNA</w:t>
      </w:r>
      <w:r w:rsidRPr="005C72EE">
        <w:rPr>
          <w:rFonts w:ascii="Times New Roman" w:hAnsi="Times New Roman" w:cs="Times New Roman"/>
          <w:sz w:val="24"/>
          <w:szCs w:val="24"/>
          <w:lang w:eastAsia="zh-CN"/>
        </w:rPr>
        <w:t>的定量。使用</w:t>
      </w:r>
      <w:proofErr w:type="spellStart"/>
      <w:r w:rsidR="008057E2" w:rsidRPr="008057E2">
        <w:rPr>
          <w:rFonts w:ascii="Times New Roman" w:hAnsi="Times New Roman" w:cs="Times New Roman" w:hint="eastAsia"/>
          <w:kern w:val="1"/>
          <w:sz w:val="24"/>
          <w:szCs w:val="24"/>
          <w:lang w:eastAsia="zh-CN"/>
        </w:rPr>
        <w:t>PicoGreen</w:t>
      </w:r>
      <w:proofErr w:type="spellEnd"/>
      <w:r w:rsidR="008057E2" w:rsidRPr="008057E2">
        <w:rPr>
          <w:rFonts w:ascii="Times New Roman" w:hAnsi="Times New Roman" w:cs="Times New Roman" w:hint="eastAsia"/>
          <w:kern w:val="1"/>
          <w:sz w:val="24"/>
          <w:szCs w:val="24"/>
          <w:lang w:eastAsia="zh-CN"/>
        </w:rPr>
        <w:t xml:space="preserve"> DNA</w:t>
      </w:r>
      <w:r w:rsidR="008057E2" w:rsidRPr="008057E2">
        <w:rPr>
          <w:rFonts w:ascii="Times New Roman" w:hAnsi="Times New Roman" w:cs="Times New Roman" w:hint="eastAsia"/>
          <w:kern w:val="1"/>
          <w:sz w:val="24"/>
          <w:szCs w:val="24"/>
          <w:lang w:eastAsia="zh-CN"/>
        </w:rPr>
        <w:t>定量试剂</w:t>
      </w:r>
      <w:proofErr w:type="gramStart"/>
      <w:r w:rsidR="008057E2" w:rsidRPr="008057E2">
        <w:rPr>
          <w:rFonts w:ascii="Times New Roman" w:hAnsi="Times New Roman" w:cs="Times New Roman" w:hint="eastAsia"/>
          <w:kern w:val="1"/>
          <w:sz w:val="24"/>
          <w:szCs w:val="24"/>
          <w:lang w:eastAsia="zh-CN"/>
        </w:rPr>
        <w:t>盒</w:t>
      </w:r>
      <w:r w:rsidRPr="005C72EE">
        <w:rPr>
          <w:rFonts w:ascii="Times New Roman" w:hAnsi="Times New Roman" w:cs="Times New Roman"/>
          <w:kern w:val="1"/>
          <w:sz w:val="24"/>
          <w:szCs w:val="24"/>
          <w:lang w:eastAsia="zh-CN"/>
        </w:rPr>
        <w:t>对胶</w:t>
      </w:r>
      <w:proofErr w:type="gramEnd"/>
      <w:r w:rsidRPr="005C72EE">
        <w:rPr>
          <w:rFonts w:ascii="Times New Roman" w:hAnsi="Times New Roman" w:cs="Times New Roman"/>
          <w:kern w:val="1"/>
          <w:sz w:val="24"/>
          <w:szCs w:val="24"/>
          <w:lang w:eastAsia="zh-CN"/>
        </w:rPr>
        <w:t>回收产物进行定量，方法参照步骤</w:t>
      </w:r>
      <w:r w:rsidRPr="005C72EE">
        <w:rPr>
          <w:rFonts w:ascii="Times New Roman" w:hAnsi="Times New Roman" w:cs="Times New Roman"/>
          <w:kern w:val="1"/>
          <w:sz w:val="24"/>
          <w:szCs w:val="24"/>
          <w:lang w:eastAsia="zh-CN"/>
        </w:rPr>
        <w:t>20-26</w:t>
      </w:r>
      <w:r w:rsidRPr="005C72EE">
        <w:rPr>
          <w:rFonts w:ascii="Times New Roman" w:hAnsi="Times New Roman" w:cs="Times New Roman"/>
          <w:kern w:val="1"/>
          <w:sz w:val="24"/>
          <w:szCs w:val="24"/>
          <w:lang w:eastAsia="zh-CN"/>
        </w:rPr>
        <w:t>。</w:t>
      </w:r>
    </w:p>
    <w:p w14:paraId="19004EFC" w14:textId="4362CA87" w:rsidR="00AD1C90" w:rsidRPr="005C72EE" w:rsidRDefault="00AD1C90" w:rsidP="004223AE">
      <w:pPr>
        <w:wordWrap w:val="0"/>
        <w:adjustRightInd w:val="0"/>
        <w:snapToGrid w:val="0"/>
        <w:spacing w:line="360" w:lineRule="auto"/>
        <w:rPr>
          <w:rFonts w:ascii="Times New Roman" w:hAnsi="Times New Roman" w:cs="Times New Roman"/>
          <w:sz w:val="24"/>
          <w:szCs w:val="24"/>
          <w:lang w:eastAsia="zh-CN"/>
        </w:rPr>
      </w:pPr>
      <w:r w:rsidRPr="005C72EE">
        <w:rPr>
          <w:rFonts w:ascii="Times New Roman" w:hAnsi="Times New Roman" w:cs="Times New Roman"/>
          <w:sz w:val="24"/>
          <w:szCs w:val="24"/>
          <w:lang w:eastAsia="zh-CN"/>
        </w:rPr>
        <w:t xml:space="preserve">36. </w:t>
      </w:r>
      <w:r w:rsidRPr="005C72EE">
        <w:rPr>
          <w:rFonts w:ascii="Times New Roman" w:hAnsi="Times New Roman" w:cs="Times New Roman"/>
          <w:sz w:val="24"/>
          <w:szCs w:val="24"/>
          <w:lang w:eastAsia="zh-CN"/>
        </w:rPr>
        <w:t>混合同一文库样本。带有同一</w:t>
      </w:r>
      <w:r w:rsidRPr="005C72EE">
        <w:rPr>
          <w:rFonts w:ascii="Times New Roman" w:hAnsi="Times New Roman" w:cs="Times New Roman"/>
          <w:sz w:val="24"/>
          <w:szCs w:val="24"/>
          <w:lang w:eastAsia="zh-CN"/>
        </w:rPr>
        <w:t>index</w:t>
      </w:r>
      <w:r w:rsidRPr="005C72EE">
        <w:rPr>
          <w:rFonts w:ascii="Times New Roman" w:hAnsi="Times New Roman" w:cs="Times New Roman"/>
          <w:sz w:val="24"/>
          <w:szCs w:val="24"/>
          <w:lang w:eastAsia="zh-CN"/>
        </w:rPr>
        <w:t>的样本按照</w:t>
      </w:r>
      <w:r w:rsidRPr="005C72EE">
        <w:rPr>
          <w:rFonts w:ascii="Times New Roman" w:hAnsi="Times New Roman" w:cs="Times New Roman"/>
          <w:kern w:val="1"/>
          <w:sz w:val="24"/>
          <w:szCs w:val="24"/>
          <w:lang w:eastAsia="zh-CN"/>
        </w:rPr>
        <w:t>每个胶回收产物</w:t>
      </w:r>
      <w:r w:rsidRPr="005C72EE">
        <w:rPr>
          <w:rFonts w:ascii="Times New Roman" w:hAnsi="Times New Roman" w:cs="Times New Roman"/>
          <w:kern w:val="1"/>
          <w:sz w:val="24"/>
          <w:szCs w:val="24"/>
          <w:lang w:eastAsia="zh-CN"/>
        </w:rPr>
        <w:t>200 ng DNA</w:t>
      </w:r>
      <w:r w:rsidRPr="005C72EE">
        <w:rPr>
          <w:rFonts w:ascii="Times New Roman" w:hAnsi="Times New Roman" w:cs="Times New Roman"/>
          <w:kern w:val="1"/>
          <w:sz w:val="24"/>
          <w:szCs w:val="24"/>
          <w:lang w:eastAsia="zh-CN"/>
        </w:rPr>
        <w:t>的量混合入</w:t>
      </w:r>
      <w:r w:rsidR="003743A4" w:rsidRPr="005C72EE">
        <w:rPr>
          <w:rFonts w:ascii="Times New Roman" w:hAnsi="Times New Roman" w:cs="Times New Roman"/>
          <w:kern w:val="1"/>
          <w:sz w:val="24"/>
          <w:szCs w:val="24"/>
          <w:lang w:eastAsia="zh-CN"/>
        </w:rPr>
        <w:t>1.5</w:t>
      </w:r>
      <w:r w:rsidRPr="005C72EE">
        <w:rPr>
          <w:rFonts w:ascii="Times New Roman" w:hAnsi="Times New Roman" w:cs="Times New Roman"/>
          <w:kern w:val="1"/>
          <w:sz w:val="24"/>
          <w:szCs w:val="24"/>
          <w:lang w:eastAsia="zh-CN"/>
        </w:rPr>
        <w:t xml:space="preserve"> mL</w:t>
      </w:r>
      <w:r w:rsidRPr="005C72EE">
        <w:rPr>
          <w:rFonts w:ascii="Times New Roman" w:hAnsi="Times New Roman" w:cs="Times New Roman"/>
          <w:kern w:val="1"/>
          <w:sz w:val="24"/>
          <w:szCs w:val="24"/>
          <w:lang w:eastAsia="zh-CN"/>
        </w:rPr>
        <w:t>离心管内。</w:t>
      </w:r>
    </w:p>
    <w:p w14:paraId="0E2B8E27" w14:textId="7BB08ED4" w:rsidR="003743A4" w:rsidRPr="005C72EE" w:rsidRDefault="00AD1C90" w:rsidP="003743A4">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sz w:val="24"/>
          <w:szCs w:val="24"/>
          <w:lang w:eastAsia="zh-CN"/>
        </w:rPr>
        <w:t xml:space="preserve">37. </w:t>
      </w:r>
      <w:r w:rsidR="00841D4F">
        <w:rPr>
          <w:rFonts w:ascii="Times New Roman" w:hAnsi="Times New Roman" w:cs="Times New Roman"/>
          <w:sz w:val="24"/>
          <w:szCs w:val="24"/>
          <w:lang w:eastAsia="zh-CN"/>
        </w:rPr>
        <w:t>文库样本的</w:t>
      </w:r>
      <w:r w:rsidRPr="005C72EE">
        <w:rPr>
          <w:rFonts w:ascii="Times New Roman" w:hAnsi="Times New Roman" w:cs="Times New Roman"/>
          <w:sz w:val="24"/>
          <w:szCs w:val="24"/>
          <w:lang w:eastAsia="zh-CN"/>
        </w:rPr>
        <w:t>纯化。</w:t>
      </w:r>
      <w:r w:rsidRPr="005C72EE">
        <w:rPr>
          <w:rFonts w:ascii="Times New Roman" w:hAnsi="Times New Roman" w:cs="Times New Roman"/>
          <w:kern w:val="1"/>
          <w:sz w:val="24"/>
          <w:szCs w:val="24"/>
          <w:lang w:eastAsia="zh-CN"/>
        </w:rPr>
        <w:t>使用</w:t>
      </w:r>
      <w:proofErr w:type="spellStart"/>
      <w:r w:rsidRPr="005C72EE">
        <w:rPr>
          <w:rFonts w:ascii="Times New Roman" w:hAnsi="Times New Roman" w:cs="Times New Roman"/>
          <w:kern w:val="1"/>
          <w:sz w:val="24"/>
          <w:szCs w:val="24"/>
          <w:lang w:eastAsia="zh-CN"/>
        </w:rPr>
        <w:t>Beckmen</w:t>
      </w:r>
      <w:proofErr w:type="spellEnd"/>
      <w:r w:rsidRPr="005C72EE">
        <w:rPr>
          <w:rFonts w:ascii="Times New Roman" w:hAnsi="Times New Roman" w:cs="Times New Roman"/>
          <w:kern w:val="1"/>
          <w:sz w:val="24"/>
          <w:szCs w:val="24"/>
          <w:lang w:eastAsia="zh-CN"/>
        </w:rPr>
        <w:t xml:space="preserve"> Coulter </w:t>
      </w:r>
      <w:proofErr w:type="spellStart"/>
      <w:r w:rsidRPr="005C72EE">
        <w:rPr>
          <w:rFonts w:ascii="Times New Roman" w:hAnsi="Times New Roman" w:cs="Times New Roman"/>
          <w:kern w:val="1"/>
          <w:sz w:val="24"/>
          <w:szCs w:val="24"/>
          <w:lang w:eastAsia="zh-CN"/>
        </w:rPr>
        <w:t>Agencourt</w:t>
      </w:r>
      <w:proofErr w:type="spellEnd"/>
      <w:r w:rsidRPr="005C72EE">
        <w:rPr>
          <w:rFonts w:ascii="Times New Roman" w:hAnsi="Times New Roman" w:cs="Times New Roman"/>
          <w:kern w:val="1"/>
          <w:sz w:val="24"/>
          <w:szCs w:val="24"/>
          <w:lang w:eastAsia="zh-CN"/>
        </w:rPr>
        <w:t xml:space="preserve"> </w:t>
      </w:r>
      <w:proofErr w:type="spellStart"/>
      <w:r w:rsidRPr="005C72EE">
        <w:rPr>
          <w:rFonts w:ascii="Times New Roman" w:hAnsi="Times New Roman" w:cs="Times New Roman"/>
          <w:kern w:val="1"/>
          <w:sz w:val="24"/>
          <w:szCs w:val="24"/>
          <w:lang w:eastAsia="zh-CN"/>
        </w:rPr>
        <w:t>AMPure</w:t>
      </w:r>
      <w:proofErr w:type="spellEnd"/>
      <w:r w:rsidRPr="005C72EE">
        <w:rPr>
          <w:rFonts w:ascii="Times New Roman" w:hAnsi="Times New Roman" w:cs="Times New Roman"/>
          <w:kern w:val="1"/>
          <w:sz w:val="24"/>
          <w:szCs w:val="24"/>
          <w:lang w:eastAsia="zh-CN"/>
        </w:rPr>
        <w:t xml:space="preserve"> XP</w:t>
      </w:r>
      <w:r w:rsidRPr="005C72EE">
        <w:rPr>
          <w:rFonts w:ascii="Times New Roman" w:hAnsi="Times New Roman" w:cs="Times New Roman"/>
          <w:kern w:val="1"/>
          <w:sz w:val="24"/>
          <w:szCs w:val="24"/>
          <w:lang w:eastAsia="zh-CN"/>
        </w:rPr>
        <w:t>核酸纯化</w:t>
      </w:r>
      <w:proofErr w:type="gramStart"/>
      <w:r w:rsidRPr="005C72EE">
        <w:rPr>
          <w:rFonts w:ascii="Times New Roman" w:hAnsi="Times New Roman" w:cs="Times New Roman"/>
          <w:kern w:val="1"/>
          <w:sz w:val="24"/>
          <w:szCs w:val="24"/>
          <w:lang w:eastAsia="zh-CN"/>
        </w:rPr>
        <w:t>试剂盒对文库</w:t>
      </w:r>
      <w:proofErr w:type="gramEnd"/>
      <w:r w:rsidRPr="005C72EE">
        <w:rPr>
          <w:rFonts w:ascii="Times New Roman" w:hAnsi="Times New Roman" w:cs="Times New Roman"/>
          <w:kern w:val="1"/>
          <w:sz w:val="24"/>
          <w:szCs w:val="24"/>
          <w:lang w:eastAsia="zh-CN"/>
        </w:rPr>
        <w:t>DNA</w:t>
      </w:r>
      <w:r w:rsidR="003743A4" w:rsidRPr="005C72EE">
        <w:rPr>
          <w:rFonts w:ascii="Times New Roman" w:hAnsi="Times New Roman" w:cs="Times New Roman"/>
          <w:kern w:val="1"/>
          <w:sz w:val="24"/>
          <w:szCs w:val="24"/>
          <w:lang w:eastAsia="zh-CN"/>
        </w:rPr>
        <w:t>进行</w:t>
      </w:r>
      <w:r w:rsidRPr="005C72EE">
        <w:rPr>
          <w:rFonts w:ascii="Times New Roman" w:hAnsi="Times New Roman" w:cs="Times New Roman"/>
          <w:kern w:val="1"/>
          <w:sz w:val="24"/>
          <w:szCs w:val="24"/>
          <w:lang w:eastAsia="zh-CN"/>
        </w:rPr>
        <w:t>纯化</w:t>
      </w:r>
      <w:r w:rsidR="003743A4" w:rsidRPr="005C72EE">
        <w:rPr>
          <w:rFonts w:ascii="Times New Roman" w:hAnsi="Times New Roman" w:cs="Times New Roman"/>
          <w:kern w:val="1"/>
          <w:sz w:val="24"/>
          <w:szCs w:val="24"/>
          <w:lang w:eastAsia="zh-CN"/>
        </w:rPr>
        <w:t>以获得纯净的文库</w:t>
      </w:r>
      <w:r w:rsidR="003743A4" w:rsidRPr="005C72EE">
        <w:rPr>
          <w:rFonts w:ascii="Times New Roman" w:hAnsi="Times New Roman" w:cs="Times New Roman"/>
          <w:kern w:val="1"/>
          <w:sz w:val="24"/>
          <w:szCs w:val="24"/>
          <w:lang w:eastAsia="zh-CN"/>
        </w:rPr>
        <w:t>DNA</w:t>
      </w:r>
      <w:r w:rsidR="003743A4" w:rsidRPr="005C72EE">
        <w:rPr>
          <w:rFonts w:ascii="Times New Roman" w:hAnsi="Times New Roman" w:cs="Times New Roman"/>
          <w:kern w:val="1"/>
          <w:sz w:val="24"/>
          <w:szCs w:val="24"/>
          <w:lang w:eastAsia="zh-CN"/>
        </w:rPr>
        <w:t>样本</w:t>
      </w:r>
      <w:r w:rsidRPr="005C72EE">
        <w:rPr>
          <w:rFonts w:ascii="Times New Roman" w:hAnsi="Times New Roman" w:cs="Times New Roman"/>
          <w:kern w:val="1"/>
          <w:sz w:val="24"/>
          <w:szCs w:val="24"/>
          <w:lang w:eastAsia="zh-CN"/>
        </w:rPr>
        <w:t>，</w:t>
      </w:r>
      <w:r w:rsidR="003743A4" w:rsidRPr="005C72EE">
        <w:rPr>
          <w:rFonts w:ascii="Times New Roman" w:hAnsi="Times New Roman" w:cs="Times New Roman"/>
          <w:kern w:val="1"/>
          <w:sz w:val="24"/>
          <w:szCs w:val="24"/>
          <w:lang w:eastAsia="zh-CN"/>
        </w:rPr>
        <w:t>方法参照步骤</w:t>
      </w:r>
      <w:r w:rsidR="003743A4" w:rsidRPr="005C72EE">
        <w:rPr>
          <w:rFonts w:ascii="Times New Roman" w:hAnsi="Times New Roman" w:cs="Times New Roman"/>
          <w:kern w:val="1"/>
          <w:sz w:val="24"/>
          <w:szCs w:val="24"/>
          <w:lang w:eastAsia="zh-CN"/>
        </w:rPr>
        <w:t>31-33</w:t>
      </w:r>
      <w:r w:rsidR="003743A4" w:rsidRPr="005C72EE">
        <w:rPr>
          <w:rFonts w:ascii="Times New Roman" w:hAnsi="Times New Roman" w:cs="Times New Roman"/>
          <w:kern w:val="1"/>
          <w:sz w:val="24"/>
          <w:szCs w:val="24"/>
          <w:lang w:eastAsia="zh-CN"/>
        </w:rPr>
        <w:t>。注意体系更换为</w:t>
      </w:r>
      <w:r w:rsidR="003743A4" w:rsidRPr="005C72EE">
        <w:rPr>
          <w:rFonts w:ascii="Times New Roman" w:hAnsi="Times New Roman" w:cs="Times New Roman"/>
          <w:kern w:val="1"/>
          <w:sz w:val="24"/>
          <w:szCs w:val="24"/>
          <w:lang w:eastAsia="zh-CN"/>
        </w:rPr>
        <w:t>1.5 mL</w:t>
      </w:r>
      <w:r w:rsidR="003743A4" w:rsidRPr="005C72EE">
        <w:rPr>
          <w:rFonts w:ascii="Times New Roman" w:hAnsi="Times New Roman" w:cs="Times New Roman"/>
          <w:kern w:val="1"/>
          <w:sz w:val="24"/>
          <w:szCs w:val="24"/>
          <w:lang w:eastAsia="zh-CN"/>
        </w:rPr>
        <w:t>离心管，</w:t>
      </w:r>
      <w:r w:rsidR="00841D4F">
        <w:rPr>
          <w:rFonts w:ascii="Times New Roman" w:hAnsi="Times New Roman" w:cs="Times New Roman" w:hint="eastAsia"/>
          <w:kern w:val="1"/>
          <w:sz w:val="24"/>
          <w:szCs w:val="24"/>
          <w:lang w:eastAsia="zh-CN"/>
        </w:rPr>
        <w:t>应更换对应磁力架</w:t>
      </w:r>
      <w:r w:rsidR="003743A4" w:rsidRPr="005C72EE">
        <w:rPr>
          <w:rFonts w:ascii="Times New Roman" w:hAnsi="Times New Roman" w:cs="Times New Roman"/>
          <w:kern w:val="1"/>
          <w:sz w:val="24"/>
          <w:szCs w:val="24"/>
          <w:lang w:eastAsia="zh-CN"/>
        </w:rPr>
        <w:t>；</w:t>
      </w:r>
      <w:r w:rsidR="003743A4" w:rsidRPr="005C72EE">
        <w:rPr>
          <w:rFonts w:ascii="Times New Roman" w:hAnsi="Times New Roman" w:cs="Times New Roman"/>
          <w:kern w:val="1"/>
          <w:sz w:val="24"/>
          <w:szCs w:val="24"/>
          <w:lang w:eastAsia="zh-CN"/>
        </w:rPr>
        <w:t>DNA</w:t>
      </w:r>
      <w:r w:rsidR="003743A4" w:rsidRPr="005C72EE">
        <w:rPr>
          <w:rFonts w:ascii="Times New Roman" w:hAnsi="Times New Roman" w:cs="Times New Roman"/>
          <w:kern w:val="1"/>
          <w:sz w:val="24"/>
          <w:szCs w:val="24"/>
          <w:lang w:eastAsia="zh-CN"/>
        </w:rPr>
        <w:t>样品和</w:t>
      </w:r>
      <w:proofErr w:type="gramStart"/>
      <w:r w:rsidR="003743A4" w:rsidRPr="005C72EE">
        <w:rPr>
          <w:rFonts w:ascii="Times New Roman" w:hAnsi="Times New Roman" w:cs="Times New Roman"/>
          <w:kern w:val="1"/>
          <w:sz w:val="24"/>
          <w:szCs w:val="24"/>
          <w:lang w:eastAsia="zh-CN"/>
        </w:rPr>
        <w:t>磁珠</w:t>
      </w:r>
      <w:proofErr w:type="gramEnd"/>
      <w:r w:rsidR="003743A4" w:rsidRPr="005C72EE">
        <w:rPr>
          <w:rFonts w:ascii="Times New Roman" w:hAnsi="Times New Roman" w:cs="Times New Roman"/>
          <w:kern w:val="1"/>
          <w:sz w:val="24"/>
          <w:szCs w:val="24"/>
          <w:lang w:eastAsia="zh-CN"/>
        </w:rPr>
        <w:t>的添加比例</w:t>
      </w:r>
      <w:r w:rsidR="00841D4F">
        <w:rPr>
          <w:rFonts w:ascii="Times New Roman" w:hAnsi="Times New Roman" w:cs="Times New Roman" w:hint="eastAsia"/>
          <w:kern w:val="1"/>
          <w:sz w:val="24"/>
          <w:szCs w:val="24"/>
          <w:lang w:eastAsia="zh-CN"/>
        </w:rPr>
        <w:t>从</w:t>
      </w:r>
      <w:r w:rsidR="00841D4F">
        <w:rPr>
          <w:rFonts w:ascii="Times New Roman" w:hAnsi="Times New Roman" w:cs="Times New Roman" w:hint="eastAsia"/>
          <w:kern w:val="1"/>
          <w:sz w:val="24"/>
          <w:szCs w:val="24"/>
          <w:lang w:eastAsia="zh-CN"/>
        </w:rPr>
        <w:t>1</w:t>
      </w:r>
      <w:r w:rsidR="00841D4F">
        <w:rPr>
          <w:rFonts w:ascii="Times New Roman" w:hAnsi="Times New Roman" w:cs="Times New Roman" w:hint="eastAsia"/>
          <w:kern w:val="1"/>
          <w:sz w:val="24"/>
          <w:szCs w:val="24"/>
          <w:lang w:eastAsia="zh-CN"/>
        </w:rPr>
        <w:t>：</w:t>
      </w:r>
      <w:r w:rsidR="00841D4F">
        <w:rPr>
          <w:rFonts w:ascii="Times New Roman" w:hAnsi="Times New Roman" w:cs="Times New Roman" w:hint="eastAsia"/>
          <w:kern w:val="1"/>
          <w:sz w:val="24"/>
          <w:szCs w:val="24"/>
          <w:lang w:eastAsia="zh-CN"/>
        </w:rPr>
        <w:t>1</w:t>
      </w:r>
      <w:r w:rsidR="003743A4" w:rsidRPr="005C72EE">
        <w:rPr>
          <w:rFonts w:ascii="Times New Roman" w:hAnsi="Times New Roman" w:cs="Times New Roman"/>
          <w:kern w:val="1"/>
          <w:sz w:val="24"/>
          <w:szCs w:val="24"/>
          <w:lang w:eastAsia="zh-CN"/>
        </w:rPr>
        <w:t>调整为</w:t>
      </w:r>
      <w:r w:rsidR="003743A4" w:rsidRPr="005C72EE">
        <w:rPr>
          <w:rFonts w:ascii="Times New Roman" w:hAnsi="Times New Roman" w:cs="Times New Roman"/>
          <w:kern w:val="1"/>
          <w:sz w:val="24"/>
          <w:szCs w:val="24"/>
          <w:lang w:eastAsia="zh-CN"/>
        </w:rPr>
        <w:t>1</w:t>
      </w:r>
      <w:r w:rsidR="003743A4" w:rsidRPr="005C72EE">
        <w:rPr>
          <w:rFonts w:ascii="Times New Roman" w:hAnsi="Times New Roman" w:cs="Times New Roman"/>
          <w:kern w:val="1"/>
          <w:sz w:val="24"/>
          <w:szCs w:val="24"/>
          <w:lang w:eastAsia="zh-CN"/>
        </w:rPr>
        <w:t>：</w:t>
      </w:r>
      <w:r w:rsidR="003743A4" w:rsidRPr="005C72EE">
        <w:rPr>
          <w:rFonts w:ascii="Times New Roman" w:hAnsi="Times New Roman" w:cs="Times New Roman"/>
          <w:kern w:val="1"/>
          <w:sz w:val="24"/>
          <w:szCs w:val="24"/>
          <w:lang w:eastAsia="zh-CN"/>
        </w:rPr>
        <w:t>0.9</w:t>
      </w:r>
      <w:r w:rsidR="003743A4" w:rsidRPr="005C72EE">
        <w:rPr>
          <w:rFonts w:ascii="Times New Roman" w:hAnsi="Times New Roman" w:cs="Times New Roman"/>
          <w:kern w:val="1"/>
          <w:sz w:val="24"/>
          <w:szCs w:val="24"/>
          <w:lang w:eastAsia="zh-CN"/>
        </w:rPr>
        <w:t>；使用</w:t>
      </w:r>
      <w:r w:rsidR="003743A4" w:rsidRPr="005C72EE">
        <w:rPr>
          <w:rFonts w:ascii="Times New Roman" w:hAnsi="Times New Roman" w:cs="Times New Roman"/>
          <w:kern w:val="1"/>
          <w:sz w:val="24"/>
          <w:szCs w:val="24"/>
          <w:lang w:eastAsia="zh-CN"/>
        </w:rPr>
        <w:t>80%</w:t>
      </w:r>
      <w:r w:rsidR="003743A4" w:rsidRPr="005C72EE">
        <w:rPr>
          <w:rFonts w:ascii="Times New Roman" w:hAnsi="Times New Roman" w:cs="Times New Roman"/>
          <w:kern w:val="1"/>
          <w:sz w:val="24"/>
          <w:szCs w:val="24"/>
          <w:lang w:eastAsia="zh-CN"/>
        </w:rPr>
        <w:t>酒精洗涤时体积调整为</w:t>
      </w:r>
      <w:r w:rsidR="003743A4" w:rsidRPr="005C72EE">
        <w:rPr>
          <w:rFonts w:ascii="Times New Roman" w:hAnsi="Times New Roman" w:cs="Times New Roman"/>
          <w:kern w:val="1"/>
          <w:sz w:val="24"/>
          <w:szCs w:val="24"/>
          <w:lang w:eastAsia="zh-CN"/>
        </w:rPr>
        <w:t xml:space="preserve">200 </w:t>
      </w:r>
      <w:proofErr w:type="spellStart"/>
      <w:r w:rsidR="003743A4" w:rsidRPr="005C72EE">
        <w:rPr>
          <w:rFonts w:ascii="Times New Roman" w:hAnsi="Times New Roman" w:cs="Times New Roman"/>
          <w:kern w:val="1"/>
          <w:sz w:val="24"/>
          <w:szCs w:val="24"/>
          <w:lang w:eastAsia="zh-CN"/>
        </w:rPr>
        <w:t>μL</w:t>
      </w:r>
      <w:proofErr w:type="spellEnd"/>
      <w:r w:rsidR="00841D4F">
        <w:rPr>
          <w:rFonts w:ascii="Times New Roman" w:hAnsi="Times New Roman" w:cs="Times New Roman"/>
          <w:kern w:val="1"/>
          <w:sz w:val="24"/>
          <w:szCs w:val="24"/>
          <w:lang w:eastAsia="zh-CN"/>
        </w:rPr>
        <w:t>以没过磁珠</w:t>
      </w:r>
      <w:r w:rsidR="00841D4F">
        <w:rPr>
          <w:rFonts w:ascii="Times New Roman" w:hAnsi="Times New Roman" w:cs="Times New Roman" w:hint="eastAsia"/>
          <w:kern w:val="1"/>
          <w:sz w:val="24"/>
          <w:szCs w:val="24"/>
          <w:lang w:eastAsia="zh-CN"/>
        </w:rPr>
        <w:t>；本次纯化进行两次以得到尽可能纯净的文库样本。纯化后的文库样本</w:t>
      </w:r>
      <w:r w:rsidR="00841D4F" w:rsidRPr="005C72EE">
        <w:rPr>
          <w:rFonts w:ascii="Times New Roman" w:hAnsi="Times New Roman" w:cs="Times New Roman"/>
          <w:kern w:val="1"/>
          <w:sz w:val="24"/>
          <w:szCs w:val="24"/>
          <w:lang w:eastAsia="zh-CN"/>
        </w:rPr>
        <w:t>置于</w:t>
      </w:r>
      <w:r w:rsidR="00841D4F" w:rsidRPr="005C72EE">
        <w:rPr>
          <w:rFonts w:ascii="Times New Roman" w:hAnsi="Times New Roman" w:cs="Times New Roman"/>
          <w:kern w:val="1"/>
          <w:sz w:val="24"/>
          <w:szCs w:val="24"/>
          <w:lang w:eastAsia="zh-CN"/>
        </w:rPr>
        <w:t>-80℃</w:t>
      </w:r>
      <w:r w:rsidR="00841D4F">
        <w:rPr>
          <w:rFonts w:ascii="Times New Roman" w:hAnsi="Times New Roman" w:cs="Times New Roman" w:hint="eastAsia"/>
          <w:kern w:val="1"/>
          <w:sz w:val="24"/>
          <w:szCs w:val="24"/>
          <w:lang w:eastAsia="zh-CN"/>
        </w:rPr>
        <w:t>环境保存。</w:t>
      </w:r>
    </w:p>
    <w:p w14:paraId="44B45CA0" w14:textId="10BBC7D8" w:rsidR="003743A4" w:rsidRPr="005C72EE" w:rsidRDefault="003743A4" w:rsidP="003743A4">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38. </w:t>
      </w:r>
      <w:r w:rsidR="00841D4F">
        <w:rPr>
          <w:rFonts w:ascii="Times New Roman" w:hAnsi="Times New Roman" w:cs="Times New Roman" w:hint="eastAsia"/>
          <w:kern w:val="1"/>
          <w:sz w:val="24"/>
          <w:szCs w:val="24"/>
          <w:lang w:eastAsia="zh-CN"/>
        </w:rPr>
        <w:t>测量各</w:t>
      </w:r>
      <w:r w:rsidR="00841D4F">
        <w:rPr>
          <w:rFonts w:ascii="Times New Roman" w:hAnsi="Times New Roman" w:cs="Times New Roman"/>
          <w:kern w:val="1"/>
          <w:sz w:val="24"/>
          <w:szCs w:val="24"/>
          <w:lang w:eastAsia="zh-CN"/>
        </w:rPr>
        <w:t>文库样本</w:t>
      </w:r>
      <w:r w:rsidR="00841D4F">
        <w:rPr>
          <w:rFonts w:ascii="Times New Roman" w:hAnsi="Times New Roman" w:cs="Times New Roman" w:hint="eastAsia"/>
          <w:kern w:val="1"/>
          <w:sz w:val="24"/>
          <w:szCs w:val="24"/>
          <w:lang w:eastAsia="zh-CN"/>
        </w:rPr>
        <w:t>的</w:t>
      </w:r>
      <w:r w:rsidR="00841D4F">
        <w:rPr>
          <w:rFonts w:ascii="Times New Roman" w:hAnsi="Times New Roman" w:cs="Times New Roman" w:hint="eastAsia"/>
          <w:kern w:val="1"/>
          <w:sz w:val="24"/>
          <w:szCs w:val="24"/>
          <w:lang w:eastAsia="zh-CN"/>
        </w:rPr>
        <w:t>DNA</w:t>
      </w:r>
      <w:r w:rsidR="00841D4F">
        <w:rPr>
          <w:rFonts w:ascii="Times New Roman" w:hAnsi="Times New Roman" w:cs="Times New Roman" w:hint="eastAsia"/>
          <w:kern w:val="1"/>
          <w:sz w:val="24"/>
          <w:szCs w:val="24"/>
          <w:lang w:eastAsia="zh-CN"/>
        </w:rPr>
        <w:t>浓度</w:t>
      </w:r>
      <w:r w:rsidRPr="005C72EE">
        <w:rPr>
          <w:rFonts w:ascii="Times New Roman" w:hAnsi="Times New Roman" w:cs="Times New Roman"/>
          <w:kern w:val="1"/>
          <w:sz w:val="24"/>
          <w:szCs w:val="24"/>
          <w:lang w:eastAsia="zh-CN"/>
        </w:rPr>
        <w:t>。使用分光光度计测量混合好</w:t>
      </w:r>
      <w:r w:rsidR="00841D4F">
        <w:rPr>
          <w:rFonts w:ascii="Times New Roman" w:hAnsi="Times New Roman" w:cs="Times New Roman" w:hint="eastAsia"/>
          <w:kern w:val="1"/>
          <w:sz w:val="24"/>
          <w:szCs w:val="24"/>
          <w:lang w:eastAsia="zh-CN"/>
        </w:rPr>
        <w:t>并纯化了的</w:t>
      </w:r>
      <w:proofErr w:type="gramStart"/>
      <w:r w:rsidRPr="005C72EE">
        <w:rPr>
          <w:rFonts w:ascii="Times New Roman" w:hAnsi="Times New Roman" w:cs="Times New Roman"/>
          <w:kern w:val="1"/>
          <w:sz w:val="24"/>
          <w:szCs w:val="24"/>
          <w:lang w:eastAsia="zh-CN"/>
        </w:rPr>
        <w:t>的</w:t>
      </w:r>
      <w:proofErr w:type="gramEnd"/>
      <w:r w:rsidRPr="005C72EE">
        <w:rPr>
          <w:rFonts w:ascii="Times New Roman" w:hAnsi="Times New Roman" w:cs="Times New Roman"/>
          <w:kern w:val="1"/>
          <w:sz w:val="24"/>
          <w:szCs w:val="24"/>
          <w:lang w:eastAsia="zh-CN"/>
        </w:rPr>
        <w:t>文库样本的</w:t>
      </w:r>
      <w:r w:rsidRPr="005C72EE">
        <w:rPr>
          <w:rFonts w:ascii="Times New Roman" w:hAnsi="Times New Roman" w:cs="Times New Roman"/>
          <w:kern w:val="1"/>
          <w:sz w:val="24"/>
          <w:szCs w:val="24"/>
          <w:lang w:eastAsia="zh-CN"/>
        </w:rPr>
        <w:t>DNA</w:t>
      </w:r>
      <w:r w:rsidRPr="005C72EE">
        <w:rPr>
          <w:rFonts w:ascii="Times New Roman" w:hAnsi="Times New Roman" w:cs="Times New Roman"/>
          <w:kern w:val="1"/>
          <w:sz w:val="24"/>
          <w:szCs w:val="24"/>
          <w:lang w:eastAsia="zh-CN"/>
        </w:rPr>
        <w:t>浓度。</w:t>
      </w:r>
    </w:p>
    <w:p w14:paraId="41848C43" w14:textId="0D0C59B7" w:rsidR="003743A4" w:rsidRDefault="003743A4" w:rsidP="003743A4">
      <w:pPr>
        <w:wordWrap w:val="0"/>
        <w:adjustRightInd w:val="0"/>
        <w:snapToGrid w:val="0"/>
        <w:spacing w:line="360" w:lineRule="auto"/>
        <w:rPr>
          <w:ins w:id="168" w:author="Liu Yong-Xin" w:date="2020-10-13T20:54:00Z"/>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39. </w:t>
      </w:r>
      <w:r w:rsidRPr="005C72EE">
        <w:rPr>
          <w:rFonts w:ascii="Times New Roman" w:hAnsi="Times New Roman" w:cs="Times New Roman"/>
          <w:kern w:val="1"/>
          <w:sz w:val="24"/>
          <w:szCs w:val="24"/>
          <w:lang w:eastAsia="zh-CN"/>
        </w:rPr>
        <w:t>测序样本的混合。按照每个文库</w:t>
      </w:r>
      <w:r w:rsidR="00841D4F">
        <w:rPr>
          <w:rFonts w:ascii="Times New Roman" w:hAnsi="Times New Roman" w:cs="Times New Roman"/>
          <w:kern w:val="1"/>
          <w:sz w:val="24"/>
          <w:szCs w:val="24"/>
          <w:lang w:eastAsia="zh-CN"/>
        </w:rPr>
        <w:t>1</w:t>
      </w:r>
      <w:r w:rsidRPr="005C72EE">
        <w:rPr>
          <w:rFonts w:ascii="Times New Roman" w:hAnsi="Times New Roman" w:cs="Times New Roman"/>
          <w:kern w:val="1"/>
          <w:sz w:val="24"/>
          <w:szCs w:val="24"/>
          <w:lang w:eastAsia="zh-CN"/>
        </w:rPr>
        <w:t>200 ng DNA</w:t>
      </w:r>
      <w:r w:rsidR="00841D4F">
        <w:rPr>
          <w:rFonts w:ascii="Times New Roman" w:hAnsi="Times New Roman" w:cs="Times New Roman" w:hint="eastAsia"/>
          <w:kern w:val="1"/>
          <w:sz w:val="24"/>
          <w:szCs w:val="24"/>
          <w:lang w:eastAsia="zh-CN"/>
        </w:rPr>
        <w:t>的量</w:t>
      </w:r>
      <w:r w:rsidRPr="005C72EE">
        <w:rPr>
          <w:rFonts w:ascii="Times New Roman" w:hAnsi="Times New Roman" w:cs="Times New Roman"/>
          <w:kern w:val="1"/>
          <w:sz w:val="24"/>
          <w:szCs w:val="24"/>
          <w:lang w:eastAsia="zh-CN"/>
        </w:rPr>
        <w:t>混合所有的待测序文库</w:t>
      </w:r>
      <w:r w:rsidR="00841D4F">
        <w:rPr>
          <w:rFonts w:ascii="Times New Roman" w:hAnsi="Times New Roman" w:cs="Times New Roman" w:hint="eastAsia"/>
          <w:kern w:val="1"/>
          <w:sz w:val="24"/>
          <w:szCs w:val="24"/>
          <w:lang w:eastAsia="zh-CN"/>
        </w:rPr>
        <w:t>至</w:t>
      </w:r>
      <w:r w:rsidR="00841D4F">
        <w:rPr>
          <w:rFonts w:ascii="Times New Roman" w:hAnsi="Times New Roman" w:cs="Times New Roman" w:hint="eastAsia"/>
          <w:kern w:val="1"/>
          <w:sz w:val="24"/>
          <w:szCs w:val="24"/>
          <w:lang w:eastAsia="zh-CN"/>
        </w:rPr>
        <w:t>1.5</w:t>
      </w:r>
      <w:r w:rsidR="00841D4F">
        <w:rPr>
          <w:rFonts w:ascii="Times New Roman" w:hAnsi="Times New Roman" w:cs="Times New Roman"/>
          <w:kern w:val="1"/>
          <w:sz w:val="24"/>
          <w:szCs w:val="24"/>
          <w:lang w:eastAsia="zh-CN"/>
        </w:rPr>
        <w:t xml:space="preserve"> </w:t>
      </w:r>
      <w:r w:rsidR="00841D4F">
        <w:rPr>
          <w:rFonts w:ascii="Times New Roman" w:hAnsi="Times New Roman" w:cs="Times New Roman" w:hint="eastAsia"/>
          <w:kern w:val="1"/>
          <w:sz w:val="24"/>
          <w:szCs w:val="24"/>
          <w:lang w:eastAsia="zh-CN"/>
        </w:rPr>
        <w:t>mL</w:t>
      </w:r>
      <w:r w:rsidR="00841D4F">
        <w:rPr>
          <w:rFonts w:ascii="Times New Roman" w:hAnsi="Times New Roman" w:cs="Times New Roman" w:hint="eastAsia"/>
          <w:kern w:val="1"/>
          <w:sz w:val="24"/>
          <w:szCs w:val="24"/>
          <w:lang w:eastAsia="zh-CN"/>
        </w:rPr>
        <w:t>离心管</w:t>
      </w:r>
      <w:r w:rsidRPr="005C72EE">
        <w:rPr>
          <w:rFonts w:ascii="Times New Roman" w:hAnsi="Times New Roman" w:cs="Times New Roman"/>
          <w:kern w:val="1"/>
          <w:sz w:val="24"/>
          <w:szCs w:val="24"/>
          <w:lang w:eastAsia="zh-CN"/>
        </w:rPr>
        <w:t>。若部分文库样品不满</w:t>
      </w:r>
      <w:r w:rsidRPr="005C72EE">
        <w:rPr>
          <w:rFonts w:ascii="Times New Roman" w:hAnsi="Times New Roman" w:cs="Times New Roman"/>
          <w:kern w:val="1"/>
          <w:sz w:val="24"/>
          <w:szCs w:val="24"/>
          <w:lang w:eastAsia="zh-CN"/>
        </w:rPr>
        <w:t>60</w:t>
      </w:r>
      <w:r w:rsidRPr="005C72EE">
        <w:rPr>
          <w:rFonts w:ascii="Times New Roman" w:hAnsi="Times New Roman" w:cs="Times New Roman"/>
          <w:kern w:val="1"/>
          <w:sz w:val="24"/>
          <w:szCs w:val="24"/>
          <w:lang w:eastAsia="zh-CN"/>
        </w:rPr>
        <w:t>个，应按比例减少其</w:t>
      </w:r>
      <w:proofErr w:type="gramStart"/>
      <w:r w:rsidRPr="005C72EE">
        <w:rPr>
          <w:rFonts w:ascii="Times New Roman" w:hAnsi="Times New Roman" w:cs="Times New Roman"/>
          <w:kern w:val="1"/>
          <w:sz w:val="24"/>
          <w:szCs w:val="24"/>
          <w:lang w:eastAsia="zh-CN"/>
        </w:rPr>
        <w:t>混样量</w:t>
      </w:r>
      <w:proofErr w:type="gramEnd"/>
      <w:r w:rsidRPr="005C72EE">
        <w:rPr>
          <w:rFonts w:ascii="Times New Roman" w:hAnsi="Times New Roman" w:cs="Times New Roman"/>
          <w:kern w:val="1"/>
          <w:sz w:val="24"/>
          <w:szCs w:val="24"/>
          <w:lang w:eastAsia="zh-CN"/>
        </w:rPr>
        <w:t>。单次测序至少需要</w:t>
      </w:r>
      <w:r w:rsidRPr="005C72EE">
        <w:rPr>
          <w:rFonts w:ascii="Times New Roman" w:hAnsi="Times New Roman" w:cs="Times New Roman"/>
          <w:kern w:val="1"/>
          <w:sz w:val="24"/>
          <w:szCs w:val="24"/>
          <w:lang w:eastAsia="zh-CN"/>
        </w:rPr>
        <w:t>1,500 ng DNA</w:t>
      </w:r>
      <w:r w:rsidR="00841D4F">
        <w:rPr>
          <w:rFonts w:ascii="Times New Roman" w:hAnsi="Times New Roman" w:cs="Times New Roman"/>
          <w:kern w:val="1"/>
          <w:sz w:val="24"/>
          <w:szCs w:val="24"/>
          <w:lang w:eastAsia="zh-CN"/>
        </w:rPr>
        <w:t>，</w:t>
      </w:r>
      <w:r w:rsidR="00B74420" w:rsidRPr="005C72EE">
        <w:rPr>
          <w:rFonts w:ascii="Times New Roman" w:hAnsi="Times New Roman" w:cs="Times New Roman"/>
          <w:kern w:val="1"/>
          <w:sz w:val="24"/>
          <w:szCs w:val="24"/>
          <w:lang w:eastAsia="zh-CN"/>
        </w:rPr>
        <w:t>每个文库</w:t>
      </w:r>
      <w:ins w:id="169" w:author="Liu Yong-Xin" w:date="2020-10-13T20:55:00Z">
        <w:r w:rsidR="005A15F3">
          <w:rPr>
            <w:rFonts w:ascii="Times New Roman" w:hAnsi="Times New Roman" w:cs="Times New Roman" w:hint="eastAsia"/>
            <w:kern w:val="1"/>
            <w:sz w:val="24"/>
            <w:szCs w:val="24"/>
            <w:lang w:eastAsia="zh-CN"/>
          </w:rPr>
          <w:t>在</w:t>
        </w:r>
        <w:r w:rsidR="005A15F3">
          <w:rPr>
            <w:rFonts w:ascii="Times New Roman" w:hAnsi="Times New Roman" w:cs="Times New Roman" w:hint="eastAsia"/>
            <w:kern w:val="1"/>
            <w:sz w:val="24"/>
            <w:szCs w:val="24"/>
            <w:lang w:eastAsia="zh-CN"/>
          </w:rPr>
          <w:t>I</w:t>
        </w:r>
        <w:r w:rsidR="005A15F3">
          <w:rPr>
            <w:rFonts w:ascii="Times New Roman" w:hAnsi="Times New Roman" w:cs="Times New Roman"/>
            <w:kern w:val="1"/>
            <w:sz w:val="24"/>
            <w:szCs w:val="24"/>
            <w:lang w:eastAsia="zh-CN"/>
          </w:rPr>
          <w:t>llumina HiSeq2500</w:t>
        </w:r>
        <w:r w:rsidR="005A15F3">
          <w:rPr>
            <w:rFonts w:ascii="Times New Roman" w:hAnsi="Times New Roman" w:cs="Times New Roman" w:hint="eastAsia"/>
            <w:kern w:val="1"/>
            <w:sz w:val="24"/>
            <w:szCs w:val="24"/>
            <w:lang w:eastAsia="zh-CN"/>
          </w:rPr>
          <w:t>或</w:t>
        </w:r>
        <w:r w:rsidR="005A15F3">
          <w:rPr>
            <w:rFonts w:ascii="Times New Roman" w:hAnsi="Times New Roman" w:cs="Times New Roman" w:hint="eastAsia"/>
            <w:kern w:val="1"/>
            <w:sz w:val="24"/>
            <w:szCs w:val="24"/>
            <w:lang w:eastAsia="zh-CN"/>
          </w:rPr>
          <w:t>N</w:t>
        </w:r>
        <w:r w:rsidR="005A15F3">
          <w:rPr>
            <w:rFonts w:ascii="Times New Roman" w:hAnsi="Times New Roman" w:cs="Times New Roman"/>
            <w:kern w:val="1"/>
            <w:sz w:val="24"/>
            <w:szCs w:val="24"/>
            <w:lang w:eastAsia="zh-CN"/>
          </w:rPr>
          <w:t>ovaSeq6000</w:t>
        </w:r>
        <w:r w:rsidR="005A15F3">
          <w:rPr>
            <w:rFonts w:ascii="Times New Roman" w:hAnsi="Times New Roman" w:cs="Times New Roman" w:hint="eastAsia"/>
            <w:kern w:val="1"/>
            <w:sz w:val="24"/>
            <w:szCs w:val="24"/>
            <w:lang w:eastAsia="zh-CN"/>
          </w:rPr>
          <w:t>平台</w:t>
        </w:r>
      </w:ins>
      <w:ins w:id="170" w:author="Liu Yong-Xin" w:date="2020-10-13T20:56:00Z">
        <w:r w:rsidR="00B024C9">
          <w:rPr>
            <w:rFonts w:ascii="Times New Roman" w:hAnsi="Times New Roman" w:cs="Times New Roman" w:hint="eastAsia"/>
            <w:kern w:val="1"/>
            <w:sz w:val="24"/>
            <w:szCs w:val="24"/>
            <w:lang w:eastAsia="zh-CN"/>
          </w:rPr>
          <w:t>采用双端</w:t>
        </w:r>
        <w:r w:rsidR="00B024C9">
          <w:rPr>
            <w:rFonts w:ascii="Times New Roman" w:hAnsi="Times New Roman" w:cs="Times New Roman" w:hint="eastAsia"/>
            <w:kern w:val="1"/>
            <w:sz w:val="24"/>
            <w:szCs w:val="24"/>
            <w:lang w:eastAsia="zh-CN"/>
          </w:rPr>
          <w:t>250</w:t>
        </w:r>
        <w:r w:rsidR="00B024C9">
          <w:rPr>
            <w:rFonts w:ascii="Times New Roman" w:hAnsi="Times New Roman" w:cs="Times New Roman"/>
            <w:kern w:val="1"/>
            <w:sz w:val="24"/>
            <w:szCs w:val="24"/>
            <w:lang w:eastAsia="zh-CN"/>
          </w:rPr>
          <w:t xml:space="preserve"> </w:t>
        </w:r>
        <w:r w:rsidR="00B024C9">
          <w:rPr>
            <w:rFonts w:ascii="Times New Roman" w:hAnsi="Times New Roman" w:cs="Times New Roman" w:hint="eastAsia"/>
            <w:kern w:val="1"/>
            <w:sz w:val="24"/>
            <w:szCs w:val="24"/>
            <w:lang w:eastAsia="zh-CN"/>
          </w:rPr>
          <w:t>bp</w:t>
        </w:r>
        <w:r w:rsidR="00B024C9">
          <w:rPr>
            <w:rFonts w:ascii="Times New Roman" w:hAnsi="Times New Roman" w:cs="Times New Roman" w:hint="eastAsia"/>
            <w:kern w:val="1"/>
            <w:sz w:val="24"/>
            <w:szCs w:val="24"/>
            <w:lang w:eastAsia="zh-CN"/>
          </w:rPr>
          <w:t>模式</w:t>
        </w:r>
      </w:ins>
      <w:r w:rsidR="00B74420" w:rsidRPr="005C72EE">
        <w:rPr>
          <w:rFonts w:ascii="Times New Roman" w:hAnsi="Times New Roman" w:cs="Times New Roman"/>
          <w:kern w:val="1"/>
          <w:sz w:val="24"/>
          <w:szCs w:val="24"/>
          <w:lang w:eastAsia="zh-CN"/>
        </w:rPr>
        <w:t>测序</w:t>
      </w:r>
      <w:ins w:id="171" w:author="Liu Yong-Xin" w:date="2020-10-13T20:55:00Z">
        <w:r w:rsidR="005A15F3">
          <w:rPr>
            <w:rFonts w:ascii="Times New Roman" w:hAnsi="Times New Roman" w:cs="Times New Roman" w:hint="eastAsia"/>
            <w:kern w:val="1"/>
            <w:sz w:val="24"/>
            <w:szCs w:val="24"/>
            <w:lang w:eastAsia="zh-CN"/>
          </w:rPr>
          <w:t>，数据</w:t>
        </w:r>
      </w:ins>
      <w:r w:rsidR="00B74420" w:rsidRPr="005C72EE">
        <w:rPr>
          <w:rFonts w:ascii="Times New Roman" w:hAnsi="Times New Roman" w:cs="Times New Roman"/>
          <w:kern w:val="1"/>
          <w:sz w:val="24"/>
          <w:szCs w:val="24"/>
          <w:lang w:eastAsia="zh-CN"/>
        </w:rPr>
        <w:t>量</w:t>
      </w:r>
      <w:ins w:id="172" w:author="Liu Yong-Xin" w:date="2020-10-13T20:55:00Z">
        <w:r w:rsidR="005A15F3">
          <w:rPr>
            <w:rFonts w:ascii="Times New Roman" w:hAnsi="Times New Roman" w:cs="Times New Roman" w:hint="eastAsia"/>
            <w:kern w:val="1"/>
            <w:sz w:val="24"/>
            <w:szCs w:val="24"/>
            <w:lang w:eastAsia="zh-CN"/>
          </w:rPr>
          <w:t xml:space="preserve"> &gt;</w:t>
        </w:r>
        <w:r w:rsidR="005A15F3">
          <w:rPr>
            <w:rFonts w:ascii="Times New Roman" w:hAnsi="Times New Roman" w:cs="Times New Roman"/>
            <w:kern w:val="1"/>
            <w:sz w:val="24"/>
            <w:szCs w:val="24"/>
            <w:lang w:eastAsia="zh-CN"/>
          </w:rPr>
          <w:t xml:space="preserve"> </w:t>
        </w:r>
      </w:ins>
      <w:r w:rsidR="00B74420" w:rsidRPr="005C72EE">
        <w:rPr>
          <w:rFonts w:ascii="Times New Roman" w:hAnsi="Times New Roman" w:cs="Times New Roman"/>
          <w:kern w:val="1"/>
          <w:sz w:val="24"/>
          <w:szCs w:val="24"/>
          <w:lang w:eastAsia="zh-CN"/>
        </w:rPr>
        <w:t>3 GB</w:t>
      </w:r>
      <w:ins w:id="173" w:author="Liu Yong-Xin" w:date="2020-10-13T20:56:00Z">
        <w:r w:rsidR="005A15F3">
          <w:rPr>
            <w:rFonts w:ascii="Times New Roman" w:hAnsi="Times New Roman" w:cs="Times New Roman" w:hint="eastAsia"/>
            <w:kern w:val="1"/>
            <w:sz w:val="24"/>
            <w:szCs w:val="24"/>
            <w:lang w:eastAsia="zh-CN"/>
          </w:rPr>
          <w:t>，即平均每个样本</w:t>
        </w:r>
        <w:r w:rsidR="005A15F3">
          <w:rPr>
            <w:rFonts w:ascii="Times New Roman" w:hAnsi="Times New Roman" w:cs="Times New Roman" w:hint="eastAsia"/>
            <w:kern w:val="1"/>
            <w:sz w:val="24"/>
            <w:szCs w:val="24"/>
            <w:lang w:eastAsia="zh-CN"/>
          </w:rPr>
          <w:t>10</w:t>
        </w:r>
        <w:r w:rsidR="005A15F3">
          <w:rPr>
            <w:rFonts w:ascii="Times New Roman" w:hAnsi="Times New Roman" w:cs="Times New Roman" w:hint="eastAsia"/>
            <w:kern w:val="1"/>
            <w:sz w:val="24"/>
            <w:szCs w:val="24"/>
            <w:lang w:eastAsia="zh-CN"/>
          </w:rPr>
          <w:t>万条读长</w:t>
        </w:r>
        <w:r w:rsidR="005A15F3">
          <w:rPr>
            <w:rFonts w:ascii="Times New Roman" w:hAnsi="Times New Roman" w:cs="Times New Roman" w:hint="eastAsia"/>
            <w:kern w:val="1"/>
            <w:sz w:val="24"/>
            <w:szCs w:val="24"/>
            <w:lang w:eastAsia="zh-CN"/>
          </w:rPr>
          <w:t>(</w:t>
        </w:r>
        <w:r w:rsidR="00B024C9">
          <w:rPr>
            <w:rFonts w:ascii="Times New Roman" w:hAnsi="Times New Roman" w:cs="Times New Roman" w:hint="eastAsia"/>
            <w:kern w:val="1"/>
            <w:sz w:val="24"/>
            <w:szCs w:val="24"/>
            <w:lang w:eastAsia="zh-CN"/>
          </w:rPr>
          <w:t>10</w:t>
        </w:r>
        <w:r w:rsidR="00B024C9">
          <w:rPr>
            <w:rFonts w:ascii="Times New Roman" w:hAnsi="Times New Roman" w:cs="Times New Roman" w:hint="eastAsia"/>
            <w:kern w:val="1"/>
            <w:sz w:val="24"/>
            <w:szCs w:val="24"/>
            <w:lang w:eastAsia="zh-CN"/>
          </w:rPr>
          <w:t>万条</w:t>
        </w:r>
        <w:r w:rsidR="00B024C9">
          <w:rPr>
            <w:rFonts w:ascii="Times New Roman" w:hAnsi="Times New Roman" w:cs="Times New Roman" w:hint="eastAsia"/>
            <w:kern w:val="1"/>
            <w:sz w:val="24"/>
            <w:szCs w:val="24"/>
            <w:lang w:eastAsia="zh-CN"/>
          </w:rPr>
          <w:t>/</w:t>
        </w:r>
        <w:r w:rsidR="00B024C9">
          <w:rPr>
            <w:rFonts w:ascii="Times New Roman" w:hAnsi="Times New Roman" w:cs="Times New Roman" w:hint="eastAsia"/>
            <w:kern w:val="1"/>
            <w:sz w:val="24"/>
            <w:szCs w:val="24"/>
            <w:lang w:eastAsia="zh-CN"/>
          </w:rPr>
          <w:t>样</w:t>
        </w:r>
      </w:ins>
      <w:ins w:id="174" w:author="Liu Yong-Xin" w:date="2020-10-13T21:01:00Z">
        <w:r w:rsidR="00CD4C75" w:rsidRPr="00CD4C75">
          <w:rPr>
            <w:rFonts w:ascii="Times New Roman" w:hAnsi="Times New Roman" w:cs="Times New Roman" w:hint="eastAsia"/>
            <w:kern w:val="1"/>
            <w:sz w:val="24"/>
            <w:szCs w:val="24"/>
            <w:lang w:eastAsia="zh-CN"/>
          </w:rPr>
          <w:t>×</w:t>
        </w:r>
        <w:r w:rsidR="00CD4C75">
          <w:rPr>
            <w:rFonts w:ascii="Times New Roman" w:hAnsi="Times New Roman" w:cs="Times New Roman" w:hint="eastAsia"/>
            <w:kern w:val="1"/>
            <w:sz w:val="24"/>
            <w:szCs w:val="24"/>
            <w:lang w:eastAsia="zh-CN"/>
          </w:rPr>
          <w:t>60</w:t>
        </w:r>
        <w:r w:rsidR="00CD4C75">
          <w:rPr>
            <w:rFonts w:ascii="Times New Roman" w:hAnsi="Times New Roman" w:cs="Times New Roman" w:hint="eastAsia"/>
            <w:kern w:val="1"/>
            <w:sz w:val="24"/>
            <w:szCs w:val="24"/>
            <w:lang w:eastAsia="zh-CN"/>
          </w:rPr>
          <w:t>个样</w:t>
        </w:r>
        <w:r w:rsidR="00CD4C75" w:rsidRPr="00CD4C75">
          <w:rPr>
            <w:rFonts w:ascii="Times New Roman" w:hAnsi="Times New Roman" w:cs="Times New Roman" w:hint="eastAsia"/>
            <w:kern w:val="1"/>
            <w:sz w:val="24"/>
            <w:szCs w:val="24"/>
            <w:lang w:eastAsia="zh-CN"/>
          </w:rPr>
          <w:t>×</w:t>
        </w:r>
        <w:r w:rsidR="00CD4C75">
          <w:rPr>
            <w:rFonts w:ascii="Times New Roman" w:hAnsi="Times New Roman" w:cs="Times New Roman" w:hint="eastAsia"/>
            <w:kern w:val="1"/>
            <w:sz w:val="24"/>
            <w:szCs w:val="24"/>
            <w:lang w:eastAsia="zh-CN"/>
          </w:rPr>
          <w:t>2</w:t>
        </w:r>
      </w:ins>
      <w:ins w:id="175" w:author="Liu Yong-Xin" w:date="2020-10-13T21:02:00Z">
        <w:r w:rsidR="00CD4C75">
          <w:rPr>
            <w:rFonts w:ascii="Times New Roman" w:hAnsi="Times New Roman" w:cs="Times New Roman" w:hint="eastAsia"/>
            <w:kern w:val="1"/>
            <w:sz w:val="24"/>
            <w:szCs w:val="24"/>
            <w:lang w:eastAsia="zh-CN"/>
          </w:rPr>
          <w:t>50</w:t>
        </w:r>
        <w:r w:rsidR="00CD4C75">
          <w:rPr>
            <w:rFonts w:ascii="Times New Roman" w:hAnsi="Times New Roman" w:cs="Times New Roman"/>
            <w:kern w:val="1"/>
            <w:sz w:val="24"/>
            <w:szCs w:val="24"/>
            <w:lang w:eastAsia="zh-CN"/>
          </w:rPr>
          <w:t xml:space="preserve"> </w:t>
        </w:r>
        <w:r w:rsidR="00CD4C75">
          <w:rPr>
            <w:rFonts w:ascii="Times New Roman" w:hAnsi="Times New Roman" w:cs="Times New Roman" w:hint="eastAsia"/>
            <w:kern w:val="1"/>
            <w:sz w:val="24"/>
            <w:szCs w:val="24"/>
            <w:lang w:eastAsia="zh-CN"/>
          </w:rPr>
          <w:t>bp</w:t>
        </w:r>
        <w:r w:rsidR="00CD4C75" w:rsidRPr="00CD4C75">
          <w:rPr>
            <w:rFonts w:ascii="Times New Roman" w:hAnsi="Times New Roman" w:cs="Times New Roman" w:hint="eastAsia"/>
            <w:kern w:val="1"/>
            <w:sz w:val="24"/>
            <w:szCs w:val="24"/>
            <w:lang w:eastAsia="zh-CN"/>
          </w:rPr>
          <w:t>×</w:t>
        </w:r>
        <w:r w:rsidR="00CD4C75">
          <w:rPr>
            <w:rFonts w:ascii="Times New Roman" w:hAnsi="Times New Roman" w:cs="Times New Roman" w:hint="eastAsia"/>
            <w:kern w:val="1"/>
            <w:sz w:val="24"/>
            <w:szCs w:val="24"/>
            <w:lang w:eastAsia="zh-CN"/>
          </w:rPr>
          <w:t>2</w:t>
        </w:r>
        <w:r w:rsidR="00CD4C75">
          <w:rPr>
            <w:rFonts w:ascii="Times New Roman" w:hAnsi="Times New Roman" w:cs="Times New Roman" w:hint="eastAsia"/>
            <w:kern w:val="1"/>
            <w:sz w:val="24"/>
            <w:szCs w:val="24"/>
            <w:lang w:eastAsia="zh-CN"/>
          </w:rPr>
          <w:t>端</w:t>
        </w:r>
        <w:r w:rsidR="00057A8C">
          <w:rPr>
            <w:rFonts w:ascii="Times New Roman" w:hAnsi="Times New Roman" w:cs="Times New Roman" w:hint="eastAsia"/>
            <w:kern w:val="1"/>
            <w:sz w:val="24"/>
            <w:szCs w:val="24"/>
            <w:lang w:eastAsia="zh-CN"/>
          </w:rPr>
          <w:t xml:space="preserve"> </w:t>
        </w:r>
        <w:r w:rsidR="00CD4C75">
          <w:rPr>
            <w:rFonts w:ascii="Times New Roman" w:hAnsi="Times New Roman" w:cs="Times New Roman" w:hint="eastAsia"/>
            <w:kern w:val="1"/>
            <w:sz w:val="24"/>
            <w:szCs w:val="24"/>
            <w:lang w:eastAsia="zh-CN"/>
          </w:rPr>
          <w:t>=</w:t>
        </w:r>
        <w:r w:rsidR="00057A8C">
          <w:rPr>
            <w:rFonts w:ascii="Times New Roman" w:hAnsi="Times New Roman" w:cs="Times New Roman"/>
            <w:kern w:val="1"/>
            <w:sz w:val="24"/>
            <w:szCs w:val="24"/>
            <w:lang w:eastAsia="zh-CN"/>
          </w:rPr>
          <w:t xml:space="preserve"> </w:t>
        </w:r>
        <w:r w:rsidR="00057A8C">
          <w:rPr>
            <w:rFonts w:ascii="Times New Roman" w:hAnsi="Times New Roman" w:cs="Times New Roman" w:hint="eastAsia"/>
            <w:kern w:val="1"/>
            <w:sz w:val="24"/>
            <w:szCs w:val="24"/>
            <w:lang w:eastAsia="zh-CN"/>
          </w:rPr>
          <w:t>3</w:t>
        </w:r>
        <w:r w:rsidR="00057A8C">
          <w:rPr>
            <w:rFonts w:ascii="Times New Roman" w:hAnsi="Times New Roman" w:cs="Times New Roman"/>
            <w:kern w:val="1"/>
            <w:sz w:val="24"/>
            <w:szCs w:val="24"/>
            <w:lang w:eastAsia="zh-CN"/>
          </w:rPr>
          <w:t xml:space="preserve"> </w:t>
        </w:r>
        <w:r w:rsidR="00057A8C">
          <w:rPr>
            <w:rFonts w:ascii="Times New Roman" w:hAnsi="Times New Roman" w:cs="Times New Roman" w:hint="eastAsia"/>
            <w:kern w:val="1"/>
            <w:sz w:val="24"/>
            <w:szCs w:val="24"/>
            <w:lang w:eastAsia="zh-CN"/>
          </w:rPr>
          <w:t>GB</w:t>
        </w:r>
      </w:ins>
      <w:ins w:id="176" w:author="Liu Yong-Xin" w:date="2020-10-13T20:56:00Z">
        <w:r w:rsidR="005A15F3">
          <w:rPr>
            <w:rFonts w:ascii="Times New Roman" w:hAnsi="Times New Roman" w:cs="Times New Roman"/>
            <w:kern w:val="1"/>
            <w:sz w:val="24"/>
            <w:szCs w:val="24"/>
            <w:lang w:eastAsia="zh-CN"/>
          </w:rPr>
          <w:t>)</w:t>
        </w:r>
      </w:ins>
      <w:r w:rsidRPr="005C72EE">
        <w:rPr>
          <w:rFonts w:ascii="Times New Roman" w:hAnsi="Times New Roman" w:cs="Times New Roman"/>
          <w:kern w:val="1"/>
          <w:sz w:val="24"/>
          <w:szCs w:val="24"/>
          <w:lang w:eastAsia="zh-CN"/>
        </w:rPr>
        <w:t>。剩余文库样本和混合测序样本置于</w:t>
      </w:r>
      <w:r w:rsidRPr="005C72EE">
        <w:rPr>
          <w:rFonts w:ascii="Times New Roman" w:hAnsi="Times New Roman" w:cs="Times New Roman"/>
          <w:kern w:val="1"/>
          <w:sz w:val="24"/>
          <w:szCs w:val="24"/>
          <w:lang w:eastAsia="zh-CN"/>
        </w:rPr>
        <w:t>-80℃</w:t>
      </w:r>
      <w:r w:rsidR="00841D4F">
        <w:rPr>
          <w:rFonts w:ascii="Times New Roman" w:hAnsi="Times New Roman" w:cs="Times New Roman" w:hint="eastAsia"/>
          <w:kern w:val="1"/>
          <w:sz w:val="24"/>
          <w:szCs w:val="24"/>
          <w:lang w:eastAsia="zh-CN"/>
        </w:rPr>
        <w:t>环境保存</w:t>
      </w:r>
      <w:r w:rsidRPr="005C72EE">
        <w:rPr>
          <w:rFonts w:ascii="Times New Roman" w:hAnsi="Times New Roman" w:cs="Times New Roman"/>
          <w:kern w:val="1"/>
          <w:sz w:val="24"/>
          <w:szCs w:val="24"/>
          <w:lang w:eastAsia="zh-CN"/>
        </w:rPr>
        <w:t>。</w:t>
      </w:r>
    </w:p>
    <w:p w14:paraId="662C4238" w14:textId="77777777" w:rsidR="005A15F3" w:rsidRPr="005C72EE" w:rsidRDefault="005A15F3" w:rsidP="003743A4">
      <w:pPr>
        <w:wordWrap w:val="0"/>
        <w:adjustRightInd w:val="0"/>
        <w:snapToGrid w:val="0"/>
        <w:spacing w:line="360" w:lineRule="auto"/>
        <w:rPr>
          <w:rFonts w:ascii="Times New Roman" w:hAnsi="Times New Roman" w:cs="Times New Roman" w:hint="eastAsia"/>
          <w:kern w:val="1"/>
          <w:sz w:val="24"/>
          <w:szCs w:val="24"/>
          <w:lang w:eastAsia="zh-CN"/>
        </w:rPr>
      </w:pPr>
    </w:p>
    <w:p w14:paraId="21AC78C5" w14:textId="77777777" w:rsidR="00D31473" w:rsidRPr="005C72EE" w:rsidRDefault="00A4170B">
      <w:pPr>
        <w:wordWrap w:val="0"/>
        <w:adjustRightInd w:val="0"/>
        <w:snapToGrid w:val="0"/>
        <w:spacing w:line="360" w:lineRule="auto"/>
        <w:rPr>
          <w:rFonts w:ascii="Times New Roman" w:hAnsi="Times New Roman" w:cs="Times New Roman"/>
          <w:b/>
          <w:bCs/>
          <w:sz w:val="24"/>
          <w:szCs w:val="24"/>
          <w:lang w:eastAsia="zh-CN"/>
        </w:rPr>
      </w:pPr>
      <w:r w:rsidRPr="005C72EE">
        <w:rPr>
          <w:rFonts w:ascii="Times New Roman" w:hAnsi="Times New Roman" w:cs="Times New Roman"/>
          <w:b/>
          <w:bCs/>
          <w:sz w:val="24"/>
          <w:szCs w:val="24"/>
          <w:lang w:eastAsia="zh-CN"/>
        </w:rPr>
        <w:t>溶液配方</w:t>
      </w:r>
    </w:p>
    <w:p w14:paraId="1A414808" w14:textId="31C3897C" w:rsidR="00210A0F" w:rsidRPr="005C72EE" w:rsidRDefault="00210A0F" w:rsidP="00210A0F">
      <w:pPr>
        <w:widowControl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1. 10× PBS</w:t>
      </w:r>
      <w:r w:rsidR="005C72EE">
        <w:rPr>
          <w:rFonts w:ascii="Times New Roman" w:hAnsi="Times New Roman" w:cs="Times New Roman"/>
          <w:kern w:val="1"/>
          <w:sz w:val="24"/>
          <w:szCs w:val="24"/>
          <w:lang w:eastAsia="zh-CN"/>
        </w:rPr>
        <w:t xml:space="preserve"> </w:t>
      </w:r>
      <w:r w:rsidR="005C72EE" w:rsidRPr="005C72EE">
        <w:rPr>
          <w:rFonts w:ascii="Times New Roman" w:hAnsi="Times New Roman" w:cs="Times New Roman"/>
          <w:kern w:val="1"/>
          <w:sz w:val="24"/>
          <w:szCs w:val="24"/>
          <w:lang w:eastAsia="zh-CN"/>
        </w:rPr>
        <w:t>(Phosphate Buffer Saline)</w:t>
      </w:r>
      <w:r w:rsidRPr="005C72EE">
        <w:rPr>
          <w:rFonts w:ascii="Times New Roman" w:hAnsi="Times New Roman" w:cs="Times New Roman"/>
          <w:kern w:val="1"/>
          <w:sz w:val="24"/>
          <w:szCs w:val="24"/>
          <w:lang w:eastAsia="zh-CN"/>
        </w:rPr>
        <w:t>存储液：</w:t>
      </w:r>
      <w:r w:rsidRPr="005C72EE">
        <w:rPr>
          <w:rFonts w:ascii="Times New Roman" w:hAnsi="Times New Roman" w:cs="Times New Roman"/>
          <w:kern w:val="1"/>
          <w:sz w:val="24"/>
          <w:szCs w:val="24"/>
          <w:lang w:eastAsia="zh-CN"/>
        </w:rPr>
        <w:t>1.3 M NaCl</w:t>
      </w:r>
      <w:r w:rsidRPr="005C72EE">
        <w:rPr>
          <w:rFonts w:ascii="Times New Roman" w:hAnsi="Times New Roman" w:cs="Times New Roman"/>
          <w:kern w:val="1"/>
          <w:sz w:val="24"/>
          <w:szCs w:val="24"/>
          <w:lang w:eastAsia="zh-CN"/>
        </w:rPr>
        <w:t>、</w:t>
      </w:r>
      <w:r w:rsidRPr="005C72EE">
        <w:rPr>
          <w:rFonts w:ascii="Times New Roman" w:hAnsi="Times New Roman" w:cs="Times New Roman"/>
          <w:kern w:val="1"/>
          <w:sz w:val="24"/>
          <w:szCs w:val="24"/>
          <w:lang w:eastAsia="zh-CN"/>
        </w:rPr>
        <w:t>70 mM Na</w:t>
      </w:r>
      <w:r w:rsidRPr="00D76263">
        <w:rPr>
          <w:rFonts w:ascii="Times New Roman" w:hAnsi="Times New Roman" w:cs="Times New Roman"/>
          <w:kern w:val="1"/>
          <w:sz w:val="24"/>
          <w:szCs w:val="24"/>
          <w:vertAlign w:val="subscript"/>
          <w:lang w:eastAsia="zh-CN"/>
          <w:rPrChange w:id="177" w:author="Liu Yong-Xin" w:date="2020-10-13T21:03:00Z">
            <w:rPr>
              <w:rFonts w:ascii="Times New Roman" w:hAnsi="Times New Roman" w:cs="Times New Roman"/>
              <w:kern w:val="1"/>
              <w:sz w:val="24"/>
              <w:szCs w:val="24"/>
              <w:lang w:eastAsia="zh-CN"/>
            </w:rPr>
          </w:rPrChange>
        </w:rPr>
        <w:t>2</w:t>
      </w:r>
      <w:r w:rsidRPr="005C72EE">
        <w:rPr>
          <w:rFonts w:ascii="Times New Roman" w:hAnsi="Times New Roman" w:cs="Times New Roman"/>
          <w:kern w:val="1"/>
          <w:sz w:val="24"/>
          <w:szCs w:val="24"/>
          <w:lang w:eastAsia="zh-CN"/>
        </w:rPr>
        <w:t>HPO</w:t>
      </w:r>
      <w:r w:rsidRPr="00D76263">
        <w:rPr>
          <w:rFonts w:ascii="Times New Roman" w:hAnsi="Times New Roman" w:cs="Times New Roman"/>
          <w:kern w:val="1"/>
          <w:sz w:val="24"/>
          <w:szCs w:val="24"/>
          <w:vertAlign w:val="subscript"/>
          <w:lang w:eastAsia="zh-CN"/>
          <w:rPrChange w:id="178" w:author="Liu Yong-Xin" w:date="2020-10-13T21:03:00Z">
            <w:rPr>
              <w:rFonts w:ascii="Times New Roman" w:hAnsi="Times New Roman" w:cs="Times New Roman"/>
              <w:kern w:val="1"/>
              <w:sz w:val="24"/>
              <w:szCs w:val="24"/>
              <w:lang w:eastAsia="zh-CN"/>
            </w:rPr>
          </w:rPrChange>
        </w:rPr>
        <w:t>4</w:t>
      </w:r>
      <w:r w:rsidRPr="005C72EE">
        <w:rPr>
          <w:rFonts w:ascii="Times New Roman" w:hAnsi="Times New Roman" w:cs="Times New Roman"/>
          <w:kern w:val="1"/>
          <w:sz w:val="24"/>
          <w:szCs w:val="24"/>
          <w:lang w:eastAsia="zh-CN"/>
        </w:rPr>
        <w:t>和</w:t>
      </w:r>
      <w:r w:rsidRPr="005C72EE">
        <w:rPr>
          <w:rFonts w:ascii="Times New Roman" w:hAnsi="Times New Roman" w:cs="Times New Roman"/>
          <w:kern w:val="1"/>
          <w:sz w:val="24"/>
          <w:szCs w:val="24"/>
          <w:lang w:eastAsia="zh-CN"/>
        </w:rPr>
        <w:t>30 mM</w:t>
      </w:r>
      <w:ins w:id="179" w:author="Liu Yong-Xin" w:date="2020-10-13T21:03:00Z">
        <w:r w:rsidR="00D76263">
          <w:rPr>
            <w:rFonts w:ascii="Times New Roman" w:hAnsi="Times New Roman" w:cs="Times New Roman"/>
            <w:kern w:val="1"/>
            <w:sz w:val="24"/>
            <w:szCs w:val="24"/>
            <w:lang w:eastAsia="zh-CN"/>
          </w:rPr>
          <w:t xml:space="preserve"> </w:t>
        </w:r>
      </w:ins>
      <w:r w:rsidRPr="005C72EE">
        <w:rPr>
          <w:rFonts w:ascii="Times New Roman" w:hAnsi="Times New Roman" w:cs="Times New Roman"/>
          <w:kern w:val="1"/>
          <w:sz w:val="24"/>
          <w:szCs w:val="24"/>
          <w:lang w:eastAsia="zh-CN"/>
        </w:rPr>
        <w:t>NaH</w:t>
      </w:r>
      <w:r w:rsidRPr="00D76263">
        <w:rPr>
          <w:rFonts w:ascii="Times New Roman" w:hAnsi="Times New Roman" w:cs="Times New Roman"/>
          <w:kern w:val="1"/>
          <w:sz w:val="24"/>
          <w:szCs w:val="24"/>
          <w:vertAlign w:val="subscript"/>
          <w:lang w:eastAsia="zh-CN"/>
          <w:rPrChange w:id="180" w:author="Liu Yong-Xin" w:date="2020-10-13T21:03:00Z">
            <w:rPr>
              <w:rFonts w:ascii="Times New Roman" w:hAnsi="Times New Roman" w:cs="Times New Roman"/>
              <w:kern w:val="1"/>
              <w:sz w:val="24"/>
              <w:szCs w:val="24"/>
              <w:lang w:eastAsia="zh-CN"/>
            </w:rPr>
          </w:rPrChange>
        </w:rPr>
        <w:t>2</w:t>
      </w:r>
      <w:r w:rsidRPr="005C72EE">
        <w:rPr>
          <w:rFonts w:ascii="Times New Roman" w:hAnsi="Times New Roman" w:cs="Times New Roman"/>
          <w:kern w:val="1"/>
          <w:sz w:val="24"/>
          <w:szCs w:val="24"/>
          <w:lang w:eastAsia="zh-CN"/>
        </w:rPr>
        <w:t>PO</w:t>
      </w:r>
      <w:r w:rsidRPr="00D76263">
        <w:rPr>
          <w:rFonts w:ascii="Times New Roman" w:hAnsi="Times New Roman" w:cs="Times New Roman"/>
          <w:kern w:val="1"/>
          <w:sz w:val="24"/>
          <w:szCs w:val="24"/>
          <w:vertAlign w:val="subscript"/>
          <w:lang w:eastAsia="zh-CN"/>
          <w:rPrChange w:id="181" w:author="Liu Yong-Xin" w:date="2020-10-13T21:03:00Z">
            <w:rPr>
              <w:rFonts w:ascii="Times New Roman" w:hAnsi="Times New Roman" w:cs="Times New Roman"/>
              <w:kern w:val="1"/>
              <w:sz w:val="24"/>
              <w:szCs w:val="24"/>
              <w:lang w:eastAsia="zh-CN"/>
            </w:rPr>
          </w:rPrChange>
        </w:rPr>
        <w:t>4</w:t>
      </w:r>
      <w:r w:rsidRPr="005C72EE">
        <w:rPr>
          <w:rFonts w:ascii="Times New Roman" w:hAnsi="Times New Roman" w:cs="Times New Roman"/>
          <w:kern w:val="1"/>
          <w:sz w:val="24"/>
          <w:szCs w:val="24"/>
          <w:lang w:eastAsia="zh-CN"/>
        </w:rPr>
        <w:t xml:space="preserve"> (pH = 7)</w:t>
      </w:r>
      <w:r w:rsidRPr="005C72EE">
        <w:rPr>
          <w:rFonts w:ascii="Times New Roman" w:hAnsi="Times New Roman" w:cs="Times New Roman"/>
          <w:kern w:val="1"/>
          <w:sz w:val="24"/>
          <w:szCs w:val="24"/>
          <w:lang w:eastAsia="zh-CN"/>
        </w:rPr>
        <w:t>。</w:t>
      </w:r>
      <w:r w:rsidRPr="005C72EE">
        <w:rPr>
          <w:rFonts w:ascii="Times New Roman" w:hAnsi="Times New Roman" w:cs="Times New Roman"/>
          <w:kern w:val="1"/>
          <w:sz w:val="24"/>
          <w:szCs w:val="24"/>
          <w:lang w:eastAsia="zh-CN"/>
        </w:rPr>
        <w:t>121°C</w:t>
      </w:r>
      <w:r w:rsidRPr="005C72EE">
        <w:rPr>
          <w:rFonts w:ascii="Times New Roman" w:hAnsi="Times New Roman" w:cs="Times New Roman"/>
          <w:kern w:val="1"/>
          <w:sz w:val="24"/>
          <w:szCs w:val="24"/>
          <w:lang w:eastAsia="zh-CN"/>
        </w:rPr>
        <w:t>高压灭菌</w:t>
      </w:r>
      <w:r w:rsidRPr="005C72EE">
        <w:rPr>
          <w:rFonts w:ascii="Times New Roman" w:hAnsi="Times New Roman" w:cs="Times New Roman"/>
          <w:kern w:val="1"/>
          <w:sz w:val="24"/>
          <w:szCs w:val="24"/>
          <w:lang w:eastAsia="zh-CN"/>
        </w:rPr>
        <w:t>15</w:t>
      </w:r>
      <w:r w:rsidRPr="005C72EE">
        <w:rPr>
          <w:rFonts w:ascii="Times New Roman" w:hAnsi="Times New Roman" w:cs="Times New Roman"/>
          <w:kern w:val="1"/>
          <w:sz w:val="24"/>
          <w:szCs w:val="24"/>
          <w:lang w:eastAsia="zh-CN"/>
        </w:rPr>
        <w:t>分钟，可在室温</w:t>
      </w:r>
      <w:r w:rsidRPr="005C72EE">
        <w:rPr>
          <w:rFonts w:ascii="Times New Roman" w:hAnsi="Times New Roman" w:cs="Times New Roman"/>
          <w:kern w:val="1"/>
          <w:sz w:val="24"/>
          <w:szCs w:val="24"/>
          <w:lang w:eastAsia="zh-CN"/>
        </w:rPr>
        <w:t xml:space="preserve"> (22–25°C)</w:t>
      </w:r>
      <w:r w:rsidRPr="005C72EE">
        <w:rPr>
          <w:rFonts w:ascii="Times New Roman" w:hAnsi="Times New Roman" w:cs="Times New Roman"/>
          <w:kern w:val="1"/>
          <w:sz w:val="24"/>
          <w:szCs w:val="24"/>
          <w:lang w:eastAsia="zh-CN"/>
        </w:rPr>
        <w:t>存储</w:t>
      </w:r>
      <w:r w:rsidRPr="005C72EE">
        <w:rPr>
          <w:rFonts w:ascii="Times New Roman" w:hAnsi="Times New Roman" w:cs="Times New Roman"/>
          <w:kern w:val="1"/>
          <w:sz w:val="24"/>
          <w:szCs w:val="24"/>
          <w:lang w:eastAsia="zh-CN"/>
        </w:rPr>
        <w:t>2</w:t>
      </w:r>
      <w:r w:rsidRPr="005C72EE">
        <w:rPr>
          <w:rFonts w:ascii="Times New Roman" w:hAnsi="Times New Roman" w:cs="Times New Roman"/>
          <w:kern w:val="1"/>
          <w:sz w:val="24"/>
          <w:szCs w:val="24"/>
          <w:lang w:eastAsia="zh-CN"/>
        </w:rPr>
        <w:t>个月。</w:t>
      </w:r>
    </w:p>
    <w:p w14:paraId="14FE158F" w14:textId="1AC83DD7" w:rsidR="00D31473" w:rsidRPr="005C72EE" w:rsidRDefault="00210A0F" w:rsidP="00210A0F">
      <w:pPr>
        <w:widowControl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2. 1× PBS </w:t>
      </w:r>
      <w:r w:rsidRPr="005C72EE">
        <w:rPr>
          <w:rFonts w:ascii="Times New Roman" w:hAnsi="Times New Roman" w:cs="Times New Roman"/>
          <w:kern w:val="1"/>
          <w:sz w:val="24"/>
          <w:szCs w:val="24"/>
          <w:lang w:eastAsia="zh-CN"/>
        </w:rPr>
        <w:t>工作液：用无菌去离子水将</w:t>
      </w:r>
      <w:r w:rsidRPr="005C72EE">
        <w:rPr>
          <w:rFonts w:ascii="Times New Roman" w:hAnsi="Times New Roman" w:cs="Times New Roman"/>
          <w:kern w:val="1"/>
          <w:sz w:val="24"/>
          <w:szCs w:val="24"/>
          <w:lang w:eastAsia="zh-CN"/>
        </w:rPr>
        <w:t xml:space="preserve">10× PBS </w:t>
      </w:r>
      <w:r w:rsidRPr="005C72EE">
        <w:rPr>
          <w:rFonts w:ascii="Times New Roman" w:hAnsi="Times New Roman" w:cs="Times New Roman"/>
          <w:kern w:val="1"/>
          <w:sz w:val="24"/>
          <w:szCs w:val="24"/>
          <w:lang w:eastAsia="zh-CN"/>
        </w:rPr>
        <w:t>存储液稀释</w:t>
      </w:r>
      <w:r w:rsidRPr="005C72EE">
        <w:rPr>
          <w:rFonts w:ascii="Times New Roman" w:hAnsi="Times New Roman" w:cs="Times New Roman"/>
          <w:kern w:val="1"/>
          <w:sz w:val="24"/>
          <w:szCs w:val="24"/>
          <w:lang w:eastAsia="zh-CN"/>
        </w:rPr>
        <w:t>10</w:t>
      </w:r>
      <w:r w:rsidRPr="005C72EE">
        <w:rPr>
          <w:rFonts w:ascii="Times New Roman" w:hAnsi="Times New Roman" w:cs="Times New Roman"/>
          <w:kern w:val="1"/>
          <w:sz w:val="24"/>
          <w:szCs w:val="24"/>
          <w:lang w:eastAsia="zh-CN"/>
        </w:rPr>
        <w:t>倍。可在室温下存储</w:t>
      </w:r>
      <w:r w:rsidRPr="005C72EE">
        <w:rPr>
          <w:rFonts w:ascii="Times New Roman" w:hAnsi="Times New Roman" w:cs="Times New Roman"/>
          <w:kern w:val="1"/>
          <w:sz w:val="24"/>
          <w:szCs w:val="24"/>
          <w:lang w:eastAsia="zh-CN"/>
        </w:rPr>
        <w:t>1</w:t>
      </w:r>
      <w:r w:rsidRPr="005C72EE">
        <w:rPr>
          <w:rFonts w:ascii="Times New Roman" w:hAnsi="Times New Roman" w:cs="Times New Roman"/>
          <w:kern w:val="1"/>
          <w:sz w:val="24"/>
          <w:szCs w:val="24"/>
          <w:lang w:eastAsia="zh-CN"/>
        </w:rPr>
        <w:t>个月。</w:t>
      </w:r>
    </w:p>
    <w:p w14:paraId="759D5B32" w14:textId="77777777" w:rsidR="00210A0F" w:rsidRPr="005C72EE" w:rsidRDefault="00210A0F" w:rsidP="00210A0F">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3. </w:t>
      </w:r>
      <w:r w:rsidRPr="005C72EE">
        <w:rPr>
          <w:rFonts w:ascii="Times New Roman" w:hAnsi="Times New Roman" w:cs="Times New Roman"/>
          <w:kern w:val="1"/>
          <w:sz w:val="24"/>
          <w:szCs w:val="24"/>
          <w:lang w:eastAsia="zh-CN"/>
        </w:rPr>
        <w:t>无菌去离子水：</w:t>
      </w:r>
      <w:r w:rsidRPr="005C72EE">
        <w:rPr>
          <w:rFonts w:ascii="Times New Roman" w:hAnsi="Times New Roman" w:cs="Times New Roman"/>
          <w:kern w:val="1"/>
          <w:sz w:val="24"/>
          <w:szCs w:val="24"/>
          <w:lang w:eastAsia="zh-CN"/>
        </w:rPr>
        <w:t>1 L</w:t>
      </w:r>
      <w:r w:rsidRPr="005C72EE">
        <w:rPr>
          <w:rFonts w:ascii="Times New Roman" w:hAnsi="Times New Roman" w:cs="Times New Roman"/>
          <w:kern w:val="1"/>
          <w:sz w:val="24"/>
          <w:szCs w:val="24"/>
          <w:lang w:eastAsia="zh-CN"/>
        </w:rPr>
        <w:t>去离子水装入</w:t>
      </w:r>
      <w:r w:rsidRPr="005C72EE">
        <w:rPr>
          <w:rFonts w:ascii="Times New Roman" w:hAnsi="Times New Roman" w:cs="Times New Roman"/>
          <w:kern w:val="1"/>
          <w:sz w:val="24"/>
          <w:szCs w:val="24"/>
          <w:lang w:eastAsia="zh-CN"/>
        </w:rPr>
        <w:t>1 L</w:t>
      </w:r>
      <w:r w:rsidRPr="005C72EE">
        <w:rPr>
          <w:rFonts w:ascii="Times New Roman" w:hAnsi="Times New Roman" w:cs="Times New Roman"/>
          <w:kern w:val="1"/>
          <w:sz w:val="24"/>
          <w:szCs w:val="24"/>
          <w:lang w:eastAsia="zh-CN"/>
        </w:rPr>
        <w:t>试剂瓶内，</w:t>
      </w:r>
      <w:r w:rsidRPr="005C72EE">
        <w:rPr>
          <w:rFonts w:ascii="Times New Roman" w:hAnsi="Times New Roman" w:cs="Times New Roman"/>
          <w:kern w:val="1"/>
          <w:sz w:val="24"/>
          <w:szCs w:val="24"/>
          <w:lang w:eastAsia="zh-CN"/>
        </w:rPr>
        <w:t>121°C</w:t>
      </w:r>
      <w:r w:rsidRPr="005C72EE">
        <w:rPr>
          <w:rFonts w:ascii="Times New Roman" w:hAnsi="Times New Roman" w:cs="Times New Roman"/>
          <w:kern w:val="1"/>
          <w:sz w:val="24"/>
          <w:szCs w:val="24"/>
          <w:lang w:eastAsia="zh-CN"/>
        </w:rPr>
        <w:t>高压灭菌</w:t>
      </w:r>
      <w:r w:rsidRPr="005C72EE">
        <w:rPr>
          <w:rFonts w:ascii="Times New Roman" w:hAnsi="Times New Roman" w:cs="Times New Roman"/>
          <w:kern w:val="1"/>
          <w:sz w:val="24"/>
          <w:szCs w:val="24"/>
          <w:lang w:eastAsia="zh-CN"/>
        </w:rPr>
        <w:t>15</w:t>
      </w:r>
      <w:r w:rsidRPr="005C72EE">
        <w:rPr>
          <w:rFonts w:ascii="Times New Roman" w:hAnsi="Times New Roman" w:cs="Times New Roman"/>
          <w:kern w:val="1"/>
          <w:sz w:val="24"/>
          <w:szCs w:val="24"/>
          <w:lang w:eastAsia="zh-CN"/>
        </w:rPr>
        <w:t>分钟。在室温条件下可储存</w:t>
      </w:r>
      <w:r w:rsidRPr="005C72EE">
        <w:rPr>
          <w:rFonts w:ascii="Times New Roman" w:hAnsi="Times New Roman" w:cs="Times New Roman"/>
          <w:kern w:val="1"/>
          <w:sz w:val="24"/>
          <w:szCs w:val="24"/>
          <w:lang w:eastAsia="zh-CN"/>
        </w:rPr>
        <w:t>1</w:t>
      </w:r>
      <w:r w:rsidRPr="005C72EE">
        <w:rPr>
          <w:rFonts w:ascii="Times New Roman" w:hAnsi="Times New Roman" w:cs="Times New Roman"/>
          <w:kern w:val="1"/>
          <w:sz w:val="24"/>
          <w:szCs w:val="24"/>
          <w:lang w:eastAsia="zh-CN"/>
        </w:rPr>
        <w:t>个月。</w:t>
      </w:r>
    </w:p>
    <w:p w14:paraId="30C08C2B" w14:textId="77777777" w:rsidR="00210A0F" w:rsidRPr="005C72EE" w:rsidRDefault="00210A0F" w:rsidP="00210A0F">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4. 2.5%</w:t>
      </w:r>
      <w:r w:rsidRPr="005C72EE">
        <w:rPr>
          <w:rFonts w:ascii="Times New Roman" w:hAnsi="Times New Roman" w:cs="Times New Roman"/>
          <w:kern w:val="1"/>
          <w:sz w:val="24"/>
          <w:szCs w:val="24"/>
          <w:lang w:eastAsia="zh-CN"/>
        </w:rPr>
        <w:t>有效氯浓度的次氯酸钠溶液：将</w:t>
      </w:r>
      <w:r w:rsidRPr="005C72EE">
        <w:rPr>
          <w:rFonts w:ascii="Times New Roman" w:hAnsi="Times New Roman" w:cs="Times New Roman"/>
          <w:kern w:val="1"/>
          <w:sz w:val="24"/>
          <w:szCs w:val="24"/>
          <w:lang w:eastAsia="zh-CN"/>
        </w:rPr>
        <w:t xml:space="preserve">200 mL </w:t>
      </w:r>
      <w:r w:rsidRPr="005C72EE">
        <w:rPr>
          <w:rFonts w:ascii="Times New Roman" w:hAnsi="Times New Roman" w:cs="Times New Roman"/>
          <w:kern w:val="1"/>
          <w:sz w:val="24"/>
          <w:szCs w:val="24"/>
          <w:lang w:eastAsia="zh-CN"/>
        </w:rPr>
        <w:t>次氯酸钠溶液溶解于</w:t>
      </w:r>
      <w:r w:rsidRPr="005C72EE">
        <w:rPr>
          <w:rFonts w:ascii="Times New Roman" w:hAnsi="Times New Roman" w:cs="Times New Roman"/>
          <w:kern w:val="1"/>
          <w:sz w:val="24"/>
          <w:szCs w:val="24"/>
          <w:lang w:eastAsia="zh-CN"/>
        </w:rPr>
        <w:t>120 mL</w:t>
      </w:r>
      <w:r w:rsidRPr="005C72EE">
        <w:rPr>
          <w:rFonts w:ascii="Times New Roman" w:hAnsi="Times New Roman" w:cs="Times New Roman"/>
          <w:kern w:val="1"/>
          <w:sz w:val="24"/>
          <w:szCs w:val="24"/>
          <w:lang w:eastAsia="zh-CN"/>
        </w:rPr>
        <w:t>无菌去离子水中。现用现配。</w:t>
      </w:r>
    </w:p>
    <w:p w14:paraId="65CE22F6" w14:textId="6F7836B0" w:rsidR="00210A0F" w:rsidRPr="005C72EE" w:rsidRDefault="00210A0F" w:rsidP="00210A0F">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5. 70%</w:t>
      </w:r>
      <w:r w:rsidRPr="005C72EE">
        <w:rPr>
          <w:rFonts w:ascii="Times New Roman" w:hAnsi="Times New Roman" w:cs="Times New Roman"/>
          <w:kern w:val="1"/>
          <w:sz w:val="24"/>
          <w:szCs w:val="24"/>
          <w:lang w:eastAsia="zh-CN"/>
        </w:rPr>
        <w:t>乙醇溶液：将</w:t>
      </w:r>
      <w:r w:rsidRPr="005C72EE">
        <w:rPr>
          <w:rFonts w:ascii="Times New Roman" w:hAnsi="Times New Roman" w:cs="Times New Roman"/>
          <w:kern w:val="1"/>
          <w:sz w:val="24"/>
          <w:szCs w:val="24"/>
          <w:lang w:eastAsia="zh-CN"/>
        </w:rPr>
        <w:t>70 mL</w:t>
      </w:r>
      <w:r w:rsidRPr="005C72EE">
        <w:rPr>
          <w:rFonts w:ascii="Times New Roman" w:hAnsi="Times New Roman" w:cs="Times New Roman"/>
          <w:kern w:val="1"/>
          <w:sz w:val="24"/>
          <w:szCs w:val="24"/>
          <w:lang w:eastAsia="zh-CN"/>
        </w:rPr>
        <w:t>无水乙醇溶解至</w:t>
      </w:r>
      <w:r w:rsidRPr="005C72EE">
        <w:rPr>
          <w:rFonts w:ascii="Times New Roman" w:hAnsi="Times New Roman" w:cs="Times New Roman"/>
          <w:kern w:val="1"/>
          <w:sz w:val="24"/>
          <w:szCs w:val="24"/>
          <w:lang w:eastAsia="zh-CN"/>
        </w:rPr>
        <w:t>30 mL</w:t>
      </w:r>
      <w:r w:rsidRPr="005C72EE">
        <w:rPr>
          <w:rFonts w:ascii="Times New Roman" w:hAnsi="Times New Roman" w:cs="Times New Roman"/>
          <w:kern w:val="1"/>
          <w:sz w:val="24"/>
          <w:szCs w:val="24"/>
          <w:lang w:eastAsia="zh-CN"/>
        </w:rPr>
        <w:t>无菌去离子水中。现用现配。</w:t>
      </w:r>
    </w:p>
    <w:p w14:paraId="71D6F538" w14:textId="35A72CF2" w:rsidR="00210A0F" w:rsidRPr="005C72EE" w:rsidRDefault="00210A0F" w:rsidP="00210A0F">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6. 80%</w:t>
      </w:r>
      <w:r w:rsidRPr="005C72EE">
        <w:rPr>
          <w:rFonts w:ascii="Times New Roman" w:hAnsi="Times New Roman" w:cs="Times New Roman"/>
          <w:kern w:val="1"/>
          <w:sz w:val="24"/>
          <w:szCs w:val="24"/>
          <w:lang w:eastAsia="zh-CN"/>
        </w:rPr>
        <w:t>乙醇溶液：将</w:t>
      </w:r>
      <w:r w:rsidRPr="005C72EE">
        <w:rPr>
          <w:rFonts w:ascii="Times New Roman" w:hAnsi="Times New Roman" w:cs="Times New Roman"/>
          <w:kern w:val="1"/>
          <w:sz w:val="24"/>
          <w:szCs w:val="24"/>
          <w:lang w:eastAsia="zh-CN"/>
        </w:rPr>
        <w:t>80 mL</w:t>
      </w:r>
      <w:r w:rsidRPr="005C72EE">
        <w:rPr>
          <w:rFonts w:ascii="Times New Roman" w:hAnsi="Times New Roman" w:cs="Times New Roman"/>
          <w:kern w:val="1"/>
          <w:sz w:val="24"/>
          <w:szCs w:val="24"/>
          <w:lang w:eastAsia="zh-CN"/>
        </w:rPr>
        <w:t>无水乙醇溶解至</w:t>
      </w:r>
      <w:r w:rsidRPr="005C72EE">
        <w:rPr>
          <w:rFonts w:ascii="Times New Roman" w:hAnsi="Times New Roman" w:cs="Times New Roman"/>
          <w:kern w:val="1"/>
          <w:sz w:val="24"/>
          <w:szCs w:val="24"/>
          <w:lang w:eastAsia="zh-CN"/>
        </w:rPr>
        <w:t>20 mL</w:t>
      </w:r>
      <w:r w:rsidRPr="005C72EE">
        <w:rPr>
          <w:rFonts w:ascii="Times New Roman" w:hAnsi="Times New Roman" w:cs="Times New Roman"/>
          <w:kern w:val="1"/>
          <w:sz w:val="24"/>
          <w:szCs w:val="24"/>
          <w:lang w:eastAsia="zh-CN"/>
        </w:rPr>
        <w:t>无菌去离子水中。现用现配。</w:t>
      </w:r>
    </w:p>
    <w:p w14:paraId="37B0903C" w14:textId="77777777" w:rsidR="00210A0F" w:rsidRPr="005C72EE" w:rsidRDefault="00210A0F" w:rsidP="00210A0F">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7. 1×TAE</w:t>
      </w:r>
      <w:r w:rsidRPr="005C72EE">
        <w:rPr>
          <w:rFonts w:ascii="Times New Roman" w:hAnsi="Times New Roman" w:cs="Times New Roman"/>
          <w:kern w:val="1"/>
          <w:sz w:val="24"/>
          <w:szCs w:val="24"/>
          <w:lang w:eastAsia="zh-CN"/>
        </w:rPr>
        <w:t>：将</w:t>
      </w:r>
      <w:r w:rsidRPr="005C72EE">
        <w:rPr>
          <w:rFonts w:ascii="Times New Roman" w:hAnsi="Times New Roman" w:cs="Times New Roman"/>
          <w:kern w:val="1"/>
          <w:sz w:val="24"/>
          <w:szCs w:val="24"/>
          <w:lang w:eastAsia="zh-CN"/>
        </w:rPr>
        <w:t>20 mL 50×TAE</w:t>
      </w:r>
      <w:r w:rsidRPr="005C72EE">
        <w:rPr>
          <w:rFonts w:ascii="Times New Roman" w:hAnsi="Times New Roman" w:cs="Times New Roman"/>
          <w:kern w:val="1"/>
          <w:sz w:val="24"/>
          <w:szCs w:val="24"/>
          <w:lang w:eastAsia="zh-CN"/>
        </w:rPr>
        <w:t>溶解至</w:t>
      </w:r>
      <w:r w:rsidRPr="005C72EE">
        <w:rPr>
          <w:rFonts w:ascii="Times New Roman" w:hAnsi="Times New Roman" w:cs="Times New Roman"/>
          <w:kern w:val="1"/>
          <w:sz w:val="24"/>
          <w:szCs w:val="24"/>
          <w:lang w:eastAsia="zh-CN"/>
        </w:rPr>
        <w:t>980 mL</w:t>
      </w:r>
      <w:r w:rsidRPr="005C72EE">
        <w:rPr>
          <w:rFonts w:ascii="Times New Roman" w:hAnsi="Times New Roman" w:cs="Times New Roman"/>
          <w:kern w:val="1"/>
          <w:sz w:val="24"/>
          <w:szCs w:val="24"/>
          <w:lang w:eastAsia="zh-CN"/>
        </w:rPr>
        <w:t>无菌去离子水中。在室温条件下可储存</w:t>
      </w:r>
      <w:r w:rsidRPr="005C72EE">
        <w:rPr>
          <w:rFonts w:ascii="Times New Roman" w:hAnsi="Times New Roman" w:cs="Times New Roman"/>
          <w:kern w:val="1"/>
          <w:sz w:val="24"/>
          <w:szCs w:val="24"/>
          <w:lang w:eastAsia="zh-CN"/>
        </w:rPr>
        <w:t>1</w:t>
      </w:r>
      <w:r w:rsidRPr="005C72EE">
        <w:rPr>
          <w:rFonts w:ascii="Times New Roman" w:hAnsi="Times New Roman" w:cs="Times New Roman"/>
          <w:kern w:val="1"/>
          <w:sz w:val="24"/>
          <w:szCs w:val="24"/>
          <w:lang w:eastAsia="zh-CN"/>
        </w:rPr>
        <w:t>个月。</w:t>
      </w:r>
    </w:p>
    <w:p w14:paraId="3EFF881A" w14:textId="6A9EF80D" w:rsidR="00210A0F" w:rsidRDefault="00210A0F" w:rsidP="00210A0F">
      <w:pPr>
        <w:wordWrap w:val="0"/>
        <w:adjustRightInd w:val="0"/>
        <w:snapToGrid w:val="0"/>
        <w:spacing w:line="360" w:lineRule="auto"/>
        <w:rPr>
          <w:ins w:id="182" w:author="Liu Yong-Xin" w:date="2020-10-13T21:07:00Z"/>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8. 1×TE Buffer</w:t>
      </w:r>
      <w:r w:rsidRPr="005C72EE">
        <w:rPr>
          <w:rFonts w:ascii="Times New Roman" w:hAnsi="Times New Roman" w:cs="Times New Roman"/>
          <w:kern w:val="1"/>
          <w:sz w:val="24"/>
          <w:szCs w:val="24"/>
          <w:lang w:eastAsia="zh-CN"/>
        </w:rPr>
        <w:t>：将</w:t>
      </w:r>
      <w:r w:rsidRPr="005C72EE">
        <w:rPr>
          <w:rFonts w:ascii="Times New Roman" w:hAnsi="Times New Roman" w:cs="Times New Roman"/>
          <w:kern w:val="1"/>
          <w:sz w:val="24"/>
          <w:szCs w:val="24"/>
          <w:lang w:eastAsia="zh-CN"/>
        </w:rPr>
        <w:t>5 mL 20×TE Buffer</w:t>
      </w:r>
      <w:r w:rsidRPr="005C72EE">
        <w:rPr>
          <w:rFonts w:ascii="Times New Roman" w:hAnsi="Times New Roman" w:cs="Times New Roman"/>
          <w:kern w:val="1"/>
          <w:sz w:val="24"/>
          <w:szCs w:val="24"/>
          <w:lang w:eastAsia="zh-CN"/>
        </w:rPr>
        <w:t>溶解至</w:t>
      </w:r>
      <w:r w:rsidRPr="005C72EE">
        <w:rPr>
          <w:rFonts w:ascii="Times New Roman" w:hAnsi="Times New Roman" w:cs="Times New Roman"/>
          <w:kern w:val="1"/>
          <w:sz w:val="24"/>
          <w:szCs w:val="24"/>
          <w:lang w:eastAsia="zh-CN"/>
        </w:rPr>
        <w:t>95 mL</w:t>
      </w:r>
      <w:r w:rsidRPr="005C72EE">
        <w:rPr>
          <w:rFonts w:ascii="Times New Roman" w:hAnsi="Times New Roman" w:cs="Times New Roman"/>
          <w:kern w:val="1"/>
          <w:sz w:val="24"/>
          <w:szCs w:val="24"/>
          <w:lang w:eastAsia="zh-CN"/>
        </w:rPr>
        <w:t>无菌去离子水中。在</w:t>
      </w:r>
      <w:r w:rsidRPr="005C72EE">
        <w:rPr>
          <w:rFonts w:ascii="Times New Roman" w:hAnsi="Times New Roman" w:cs="Times New Roman"/>
          <w:kern w:val="1"/>
          <w:sz w:val="24"/>
          <w:szCs w:val="24"/>
          <w:lang w:eastAsia="zh-CN"/>
        </w:rPr>
        <w:t>-4℃</w:t>
      </w:r>
      <w:r w:rsidRPr="005C72EE">
        <w:rPr>
          <w:rFonts w:ascii="Times New Roman" w:hAnsi="Times New Roman" w:cs="Times New Roman"/>
          <w:kern w:val="1"/>
          <w:sz w:val="24"/>
          <w:szCs w:val="24"/>
          <w:lang w:eastAsia="zh-CN"/>
        </w:rPr>
        <w:t>条件下可储存</w:t>
      </w:r>
      <w:r w:rsidRPr="005C72EE">
        <w:rPr>
          <w:rFonts w:ascii="Times New Roman" w:hAnsi="Times New Roman" w:cs="Times New Roman"/>
          <w:kern w:val="1"/>
          <w:sz w:val="24"/>
          <w:szCs w:val="24"/>
          <w:lang w:eastAsia="zh-CN"/>
        </w:rPr>
        <w:t>1</w:t>
      </w:r>
      <w:r w:rsidRPr="005C72EE">
        <w:rPr>
          <w:rFonts w:ascii="Times New Roman" w:hAnsi="Times New Roman" w:cs="Times New Roman"/>
          <w:kern w:val="1"/>
          <w:sz w:val="24"/>
          <w:szCs w:val="24"/>
          <w:lang w:eastAsia="zh-CN"/>
        </w:rPr>
        <w:t>个月。</w:t>
      </w:r>
    </w:p>
    <w:p w14:paraId="6F9EECF3" w14:textId="77777777" w:rsidR="00E03596" w:rsidRPr="005C72EE" w:rsidRDefault="00E03596" w:rsidP="00210A0F">
      <w:pPr>
        <w:wordWrap w:val="0"/>
        <w:adjustRightInd w:val="0"/>
        <w:snapToGrid w:val="0"/>
        <w:spacing w:line="360" w:lineRule="auto"/>
        <w:rPr>
          <w:rFonts w:ascii="Times New Roman" w:hAnsi="Times New Roman" w:cs="Times New Roman" w:hint="eastAsia"/>
          <w:kern w:val="1"/>
          <w:sz w:val="24"/>
          <w:szCs w:val="24"/>
          <w:lang w:eastAsia="zh-CN"/>
        </w:rPr>
      </w:pPr>
    </w:p>
    <w:p w14:paraId="1587BA00" w14:textId="5615325F" w:rsidR="00CA4CAE" w:rsidRPr="005C72EE" w:rsidRDefault="00CA4CAE">
      <w:pPr>
        <w:widowControl w:val="0"/>
        <w:adjustRightInd w:val="0"/>
        <w:snapToGrid w:val="0"/>
        <w:spacing w:line="360" w:lineRule="auto"/>
        <w:rPr>
          <w:rFonts w:ascii="Times New Roman" w:hAnsi="Times New Roman" w:cs="Times New Roman"/>
          <w:b/>
          <w:kern w:val="1"/>
          <w:sz w:val="24"/>
          <w:szCs w:val="24"/>
          <w:lang w:eastAsia="zh-CN"/>
        </w:rPr>
      </w:pPr>
      <w:r w:rsidRPr="005C72EE">
        <w:rPr>
          <w:rFonts w:ascii="Times New Roman" w:hAnsi="Times New Roman" w:cs="Times New Roman"/>
          <w:b/>
          <w:kern w:val="1"/>
          <w:sz w:val="24"/>
          <w:szCs w:val="24"/>
          <w:lang w:eastAsia="zh-CN"/>
        </w:rPr>
        <w:t>失败经验</w:t>
      </w:r>
    </w:p>
    <w:p w14:paraId="0FAA9B25" w14:textId="2CAA4F78" w:rsidR="007A2E10" w:rsidRPr="005C72EE" w:rsidRDefault="00CA4CAE" w:rsidP="00CA4CAE">
      <w:pPr>
        <w:widowControl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1.</w:t>
      </w:r>
      <w:r w:rsidRPr="005C72EE">
        <w:rPr>
          <w:rFonts w:ascii="Times New Roman" w:hAnsi="Times New Roman" w:cs="Times New Roman"/>
          <w:kern w:val="1"/>
          <w:sz w:val="24"/>
          <w:szCs w:val="24"/>
          <w:lang w:eastAsia="zh-CN"/>
        </w:rPr>
        <w:tab/>
      </w:r>
      <w:r w:rsidR="007A2E10" w:rsidRPr="005C72EE">
        <w:rPr>
          <w:rFonts w:ascii="Times New Roman" w:hAnsi="Times New Roman" w:cs="Times New Roman"/>
          <w:kern w:val="1"/>
          <w:sz w:val="24"/>
          <w:szCs w:val="24"/>
          <w:lang w:eastAsia="zh-CN"/>
        </w:rPr>
        <w:t xml:space="preserve"> </w:t>
      </w:r>
      <w:r w:rsidR="007A2E10" w:rsidRPr="005C72EE">
        <w:rPr>
          <w:rFonts w:ascii="Times New Roman" w:hAnsi="Times New Roman" w:cs="Times New Roman"/>
          <w:kern w:val="1"/>
          <w:sz w:val="24"/>
          <w:szCs w:val="24"/>
          <w:lang w:eastAsia="zh-CN"/>
        </w:rPr>
        <w:t>控制环境微生物污染。微生物在环境中普遍存在的特性导致实验过程中样本容易受到环境微生物的污染。因此所有操作应尽量在超净工作台内完成，</w:t>
      </w:r>
      <w:proofErr w:type="gramStart"/>
      <w:r w:rsidR="007A2E10" w:rsidRPr="005C72EE">
        <w:rPr>
          <w:rFonts w:ascii="Times New Roman" w:hAnsi="Times New Roman" w:cs="Times New Roman"/>
          <w:kern w:val="1"/>
          <w:sz w:val="24"/>
          <w:szCs w:val="24"/>
          <w:lang w:eastAsia="zh-CN"/>
        </w:rPr>
        <w:t>收样过程</w:t>
      </w:r>
      <w:proofErr w:type="gramEnd"/>
      <w:r w:rsidR="007A2E10" w:rsidRPr="005C72EE">
        <w:rPr>
          <w:rFonts w:ascii="Times New Roman" w:hAnsi="Times New Roman" w:cs="Times New Roman"/>
          <w:kern w:val="1"/>
          <w:sz w:val="24"/>
          <w:szCs w:val="24"/>
          <w:lang w:eastAsia="zh-CN"/>
        </w:rPr>
        <w:t>等不能在超净工作台内完成的步骤应使用</w:t>
      </w:r>
      <w:r w:rsidR="007A2E10" w:rsidRPr="005C72EE">
        <w:rPr>
          <w:rFonts w:ascii="Times New Roman" w:hAnsi="Times New Roman" w:cs="Times New Roman"/>
          <w:kern w:val="1"/>
          <w:sz w:val="24"/>
          <w:szCs w:val="24"/>
          <w:lang w:eastAsia="zh-CN"/>
        </w:rPr>
        <w:t>70%</w:t>
      </w:r>
      <w:r w:rsidR="00716AE9" w:rsidRPr="005C72EE">
        <w:rPr>
          <w:rFonts w:ascii="Times New Roman" w:hAnsi="Times New Roman" w:cs="Times New Roman"/>
          <w:kern w:val="1"/>
          <w:sz w:val="24"/>
          <w:szCs w:val="24"/>
          <w:lang w:eastAsia="zh-CN"/>
        </w:rPr>
        <w:t>酒精对实验环境进行消毒；</w:t>
      </w:r>
      <w:r w:rsidR="007A2E10" w:rsidRPr="005C72EE">
        <w:rPr>
          <w:rFonts w:ascii="Times New Roman" w:hAnsi="Times New Roman" w:cs="Times New Roman"/>
          <w:kern w:val="1"/>
          <w:sz w:val="24"/>
          <w:szCs w:val="24"/>
          <w:lang w:eastAsia="zh-CN"/>
        </w:rPr>
        <w:t>流程中所使用的</w:t>
      </w:r>
      <w:r w:rsidR="00841D4F">
        <w:rPr>
          <w:rFonts w:ascii="Times New Roman" w:hAnsi="Times New Roman" w:cs="Times New Roman" w:hint="eastAsia"/>
          <w:kern w:val="1"/>
          <w:sz w:val="24"/>
          <w:szCs w:val="24"/>
          <w:lang w:eastAsia="zh-CN"/>
        </w:rPr>
        <w:t>所有</w:t>
      </w:r>
      <w:r w:rsidR="007A2E10" w:rsidRPr="005C72EE">
        <w:rPr>
          <w:rFonts w:ascii="Times New Roman" w:hAnsi="Times New Roman" w:cs="Times New Roman"/>
          <w:kern w:val="1"/>
          <w:sz w:val="24"/>
          <w:szCs w:val="24"/>
          <w:lang w:eastAsia="zh-CN"/>
        </w:rPr>
        <w:t>耗材应进行高温高压灭菌并烘干后使用，实验过程中应全程佩戴手套并使用</w:t>
      </w:r>
      <w:r w:rsidR="007A2E10" w:rsidRPr="005C72EE">
        <w:rPr>
          <w:rFonts w:ascii="Times New Roman" w:hAnsi="Times New Roman" w:cs="Times New Roman"/>
          <w:kern w:val="1"/>
          <w:sz w:val="24"/>
          <w:szCs w:val="24"/>
          <w:lang w:eastAsia="zh-CN"/>
        </w:rPr>
        <w:t>70%</w:t>
      </w:r>
      <w:r w:rsidR="007A2E10" w:rsidRPr="005C72EE">
        <w:rPr>
          <w:rFonts w:ascii="Times New Roman" w:hAnsi="Times New Roman" w:cs="Times New Roman"/>
          <w:kern w:val="1"/>
          <w:sz w:val="24"/>
          <w:szCs w:val="24"/>
          <w:lang w:eastAsia="zh-CN"/>
        </w:rPr>
        <w:t>酒精对手套消毒</w:t>
      </w:r>
      <w:r w:rsidR="00716AE9" w:rsidRPr="005C72EE">
        <w:rPr>
          <w:rFonts w:ascii="Times New Roman" w:hAnsi="Times New Roman" w:cs="Times New Roman"/>
          <w:kern w:val="1"/>
          <w:sz w:val="24"/>
          <w:szCs w:val="24"/>
          <w:lang w:eastAsia="zh-CN"/>
        </w:rPr>
        <w:t>；所有流程使用的试剂应</w:t>
      </w:r>
      <w:r w:rsidR="00841D4F">
        <w:rPr>
          <w:rFonts w:ascii="Times New Roman" w:hAnsi="Times New Roman" w:cs="Times New Roman" w:hint="eastAsia"/>
          <w:kern w:val="1"/>
          <w:sz w:val="24"/>
          <w:szCs w:val="24"/>
          <w:lang w:eastAsia="zh-CN"/>
        </w:rPr>
        <w:t>保证</w:t>
      </w:r>
      <w:r w:rsidR="00716AE9" w:rsidRPr="005C72EE">
        <w:rPr>
          <w:rFonts w:ascii="Times New Roman" w:hAnsi="Times New Roman" w:cs="Times New Roman"/>
          <w:kern w:val="1"/>
          <w:sz w:val="24"/>
          <w:szCs w:val="24"/>
          <w:lang w:eastAsia="zh-CN"/>
        </w:rPr>
        <w:t>无菌。</w:t>
      </w:r>
    </w:p>
    <w:p w14:paraId="49CB95F0" w14:textId="1A6BF091" w:rsidR="007A2E10" w:rsidRPr="005C72EE" w:rsidRDefault="007A2E10" w:rsidP="00CA4CAE">
      <w:pPr>
        <w:widowControl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2. </w:t>
      </w:r>
      <w:r w:rsidRPr="005C72EE">
        <w:rPr>
          <w:rFonts w:ascii="Times New Roman" w:hAnsi="Times New Roman" w:cs="Times New Roman"/>
          <w:kern w:val="1"/>
          <w:sz w:val="24"/>
          <w:szCs w:val="24"/>
          <w:lang w:eastAsia="zh-CN"/>
        </w:rPr>
        <w:t>控制样本的交叉污染。</w:t>
      </w:r>
      <w:proofErr w:type="gramStart"/>
      <w:r w:rsidRPr="005C72EE">
        <w:rPr>
          <w:rFonts w:ascii="Times New Roman" w:hAnsi="Times New Roman" w:cs="Times New Roman"/>
          <w:kern w:val="1"/>
          <w:sz w:val="24"/>
          <w:szCs w:val="24"/>
          <w:lang w:eastAsia="zh-CN"/>
        </w:rPr>
        <w:t>收样过程</w:t>
      </w:r>
      <w:proofErr w:type="gramEnd"/>
      <w:r w:rsidRPr="005C72EE">
        <w:rPr>
          <w:rFonts w:ascii="Times New Roman" w:hAnsi="Times New Roman" w:cs="Times New Roman"/>
          <w:kern w:val="1"/>
          <w:sz w:val="24"/>
          <w:szCs w:val="24"/>
          <w:lang w:eastAsia="zh-CN"/>
        </w:rPr>
        <w:t>中不同处理的样本易产生交叉污染，应在更换不同处理的样本时，使用新的或消毒</w:t>
      </w:r>
      <w:r w:rsidR="00841D4F">
        <w:rPr>
          <w:rFonts w:ascii="Times New Roman" w:hAnsi="Times New Roman" w:cs="Times New Roman"/>
          <w:kern w:val="1"/>
          <w:sz w:val="24"/>
          <w:szCs w:val="24"/>
          <w:lang w:eastAsia="zh-CN"/>
        </w:rPr>
        <w:t>所</w:t>
      </w:r>
      <w:r w:rsidR="00841D4F">
        <w:rPr>
          <w:rFonts w:ascii="Times New Roman" w:hAnsi="Times New Roman" w:cs="Times New Roman" w:hint="eastAsia"/>
          <w:kern w:val="1"/>
          <w:sz w:val="24"/>
          <w:szCs w:val="24"/>
          <w:lang w:eastAsia="zh-CN"/>
        </w:rPr>
        <w:t>用</w:t>
      </w:r>
      <w:r w:rsidRPr="005C72EE">
        <w:rPr>
          <w:rFonts w:ascii="Times New Roman" w:hAnsi="Times New Roman" w:cs="Times New Roman"/>
          <w:kern w:val="1"/>
          <w:sz w:val="24"/>
          <w:szCs w:val="24"/>
          <w:lang w:eastAsia="zh-CN"/>
        </w:rPr>
        <w:t>耗材</w:t>
      </w:r>
      <w:del w:id="183" w:author="Liu Yong-Xin" w:date="2020-10-13T19:46:00Z">
        <w:r w:rsidRPr="005C72EE" w:rsidDel="00121F82">
          <w:rPr>
            <w:rFonts w:ascii="Times New Roman" w:hAnsi="Times New Roman" w:cs="Times New Roman"/>
            <w:kern w:val="1"/>
            <w:sz w:val="24"/>
            <w:szCs w:val="24"/>
            <w:lang w:eastAsia="zh-CN"/>
          </w:rPr>
          <w:delText>（</w:delText>
        </w:r>
      </w:del>
      <w:ins w:id="184" w:author="Liu Yong-Xin" w:date="2020-10-13T19:46:00Z">
        <w:r w:rsidR="00121F82">
          <w:rPr>
            <w:rFonts w:ascii="Times New Roman" w:hAnsi="Times New Roman" w:cs="Times New Roman"/>
            <w:kern w:val="1"/>
            <w:sz w:val="24"/>
            <w:szCs w:val="24"/>
            <w:lang w:eastAsia="zh-CN"/>
          </w:rPr>
          <w:t>(</w:t>
        </w:r>
      </w:ins>
      <w:r w:rsidRPr="005C72EE">
        <w:rPr>
          <w:rFonts w:ascii="Times New Roman" w:hAnsi="Times New Roman" w:cs="Times New Roman"/>
          <w:kern w:val="1"/>
          <w:sz w:val="24"/>
          <w:szCs w:val="24"/>
          <w:lang w:eastAsia="zh-CN"/>
        </w:rPr>
        <w:t>如</w:t>
      </w:r>
      <w:r w:rsidR="00841D4F">
        <w:rPr>
          <w:rFonts w:ascii="Times New Roman" w:hAnsi="Times New Roman" w:cs="Times New Roman" w:hint="eastAsia"/>
          <w:kern w:val="1"/>
          <w:sz w:val="24"/>
          <w:szCs w:val="24"/>
          <w:lang w:eastAsia="zh-CN"/>
        </w:rPr>
        <w:t>手套、</w:t>
      </w:r>
      <w:r w:rsidRPr="005C72EE">
        <w:rPr>
          <w:rFonts w:ascii="Times New Roman" w:hAnsi="Times New Roman" w:cs="Times New Roman"/>
          <w:kern w:val="1"/>
          <w:sz w:val="24"/>
          <w:szCs w:val="24"/>
          <w:lang w:eastAsia="zh-CN"/>
        </w:rPr>
        <w:t>剪刀、镊子、铲子等</w:t>
      </w:r>
      <w:del w:id="185" w:author="Liu Yong-Xin" w:date="2020-10-13T19:46:00Z">
        <w:r w:rsidRPr="005C72EE" w:rsidDel="00121F82">
          <w:rPr>
            <w:rFonts w:ascii="Times New Roman" w:hAnsi="Times New Roman" w:cs="Times New Roman"/>
            <w:kern w:val="1"/>
            <w:sz w:val="24"/>
            <w:szCs w:val="24"/>
            <w:lang w:eastAsia="zh-CN"/>
          </w:rPr>
          <w:delText>）</w:delText>
        </w:r>
      </w:del>
      <w:ins w:id="186" w:author="Liu Yong-Xin" w:date="2020-10-13T19:46:00Z">
        <w:r w:rsidR="00121F82">
          <w:rPr>
            <w:rFonts w:ascii="Times New Roman" w:hAnsi="Times New Roman" w:cs="Times New Roman"/>
            <w:kern w:val="1"/>
            <w:sz w:val="24"/>
            <w:szCs w:val="24"/>
            <w:lang w:eastAsia="zh-CN"/>
          </w:rPr>
          <w:t>)</w:t>
        </w:r>
      </w:ins>
      <w:r w:rsidRPr="005C72EE">
        <w:rPr>
          <w:rFonts w:ascii="Times New Roman" w:hAnsi="Times New Roman" w:cs="Times New Roman"/>
          <w:kern w:val="1"/>
          <w:sz w:val="24"/>
          <w:szCs w:val="24"/>
          <w:lang w:eastAsia="zh-CN"/>
        </w:rPr>
        <w:t>。</w:t>
      </w:r>
    </w:p>
    <w:p w14:paraId="7100192D" w14:textId="43288269" w:rsidR="007A2E10" w:rsidRPr="005C72EE" w:rsidRDefault="007A2E10" w:rsidP="00CA4CAE">
      <w:pPr>
        <w:widowControl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3. </w:t>
      </w:r>
      <w:r w:rsidRPr="005C72EE">
        <w:rPr>
          <w:rFonts w:ascii="Times New Roman" w:hAnsi="Times New Roman" w:cs="Times New Roman"/>
          <w:kern w:val="1"/>
          <w:sz w:val="24"/>
          <w:szCs w:val="24"/>
          <w:lang w:eastAsia="zh-CN"/>
        </w:rPr>
        <w:t>防止</w:t>
      </w:r>
      <w:r w:rsidRPr="005C72EE">
        <w:rPr>
          <w:rFonts w:ascii="Times New Roman" w:hAnsi="Times New Roman" w:cs="Times New Roman"/>
          <w:kern w:val="1"/>
          <w:sz w:val="24"/>
          <w:szCs w:val="24"/>
          <w:lang w:eastAsia="zh-CN"/>
        </w:rPr>
        <w:t>DNA</w:t>
      </w:r>
      <w:r w:rsidRPr="005C72EE">
        <w:rPr>
          <w:rFonts w:ascii="Times New Roman" w:hAnsi="Times New Roman" w:cs="Times New Roman"/>
          <w:kern w:val="1"/>
          <w:sz w:val="24"/>
          <w:szCs w:val="24"/>
          <w:lang w:eastAsia="zh-CN"/>
        </w:rPr>
        <w:t>提取过程引入差异。样本破碎质量会影响</w:t>
      </w:r>
      <w:r w:rsidRPr="005C72EE">
        <w:rPr>
          <w:rFonts w:ascii="Times New Roman" w:hAnsi="Times New Roman" w:cs="Times New Roman"/>
          <w:kern w:val="1"/>
          <w:sz w:val="24"/>
          <w:szCs w:val="24"/>
          <w:lang w:eastAsia="zh-CN"/>
        </w:rPr>
        <w:t>DNA</w:t>
      </w:r>
      <w:r w:rsidRPr="005C72EE">
        <w:rPr>
          <w:rFonts w:ascii="Times New Roman" w:hAnsi="Times New Roman" w:cs="Times New Roman"/>
          <w:kern w:val="1"/>
          <w:sz w:val="24"/>
          <w:szCs w:val="24"/>
          <w:lang w:eastAsia="zh-CN"/>
        </w:rPr>
        <w:t>提取的整体性，进而在后续数据中引入差异。应保证所有样本破碎至匀浆状态、无可见大颗粒，保证</w:t>
      </w:r>
      <w:r w:rsidRPr="005C72EE">
        <w:rPr>
          <w:rFonts w:ascii="Times New Roman" w:hAnsi="Times New Roman" w:cs="Times New Roman"/>
          <w:kern w:val="1"/>
          <w:sz w:val="24"/>
          <w:szCs w:val="24"/>
          <w:lang w:eastAsia="zh-CN"/>
        </w:rPr>
        <w:t>DNA</w:t>
      </w:r>
      <w:r w:rsidRPr="005C72EE">
        <w:rPr>
          <w:rFonts w:ascii="Times New Roman" w:hAnsi="Times New Roman" w:cs="Times New Roman"/>
          <w:kern w:val="1"/>
          <w:sz w:val="24"/>
          <w:szCs w:val="24"/>
          <w:lang w:eastAsia="zh-CN"/>
        </w:rPr>
        <w:t>提取的完整。</w:t>
      </w:r>
    </w:p>
    <w:p w14:paraId="6A49F714" w14:textId="2D63597D" w:rsidR="007A2E10" w:rsidRDefault="007A2E10" w:rsidP="00CA4CAE">
      <w:pPr>
        <w:widowControl w:val="0"/>
        <w:adjustRightInd w:val="0"/>
        <w:snapToGrid w:val="0"/>
        <w:spacing w:line="360" w:lineRule="auto"/>
        <w:rPr>
          <w:ins w:id="187" w:author="Liu Yong-Xin" w:date="2020-10-13T21:13:00Z"/>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4. </w:t>
      </w:r>
      <w:r w:rsidRPr="005C72EE">
        <w:rPr>
          <w:rFonts w:ascii="Times New Roman" w:hAnsi="Times New Roman" w:cs="Times New Roman"/>
          <w:kern w:val="1"/>
          <w:sz w:val="24"/>
          <w:szCs w:val="24"/>
          <w:lang w:eastAsia="zh-CN"/>
        </w:rPr>
        <w:t>防止文库构建过程引入差异</w:t>
      </w:r>
      <w:r w:rsidR="00716AE9" w:rsidRPr="005C72EE">
        <w:rPr>
          <w:rFonts w:ascii="Times New Roman" w:hAnsi="Times New Roman" w:cs="Times New Roman"/>
          <w:kern w:val="1"/>
          <w:sz w:val="24"/>
          <w:szCs w:val="24"/>
          <w:lang w:eastAsia="zh-CN"/>
        </w:rPr>
        <w:t>。为防止</w:t>
      </w:r>
      <w:r w:rsidR="00716AE9" w:rsidRPr="005C72EE">
        <w:rPr>
          <w:rFonts w:ascii="Times New Roman" w:hAnsi="Times New Roman" w:cs="Times New Roman"/>
          <w:kern w:val="1"/>
          <w:sz w:val="24"/>
          <w:szCs w:val="24"/>
          <w:lang w:eastAsia="zh-CN"/>
        </w:rPr>
        <w:t>PCR</w:t>
      </w:r>
      <w:r w:rsidR="00716AE9" w:rsidRPr="005C72EE">
        <w:rPr>
          <w:rFonts w:ascii="Times New Roman" w:hAnsi="Times New Roman" w:cs="Times New Roman"/>
          <w:kern w:val="1"/>
          <w:sz w:val="24"/>
          <w:szCs w:val="24"/>
          <w:lang w:eastAsia="zh-CN"/>
        </w:rPr>
        <w:t>过程中引物偏好性引入差异，</w:t>
      </w:r>
      <w:r w:rsidR="00716AE9" w:rsidRPr="005C72EE">
        <w:rPr>
          <w:rFonts w:ascii="Times New Roman" w:hAnsi="Times New Roman" w:cs="Times New Roman"/>
          <w:kern w:val="1"/>
          <w:sz w:val="24"/>
          <w:szCs w:val="24"/>
          <w:lang w:eastAsia="zh-CN"/>
        </w:rPr>
        <w:t>PCR</w:t>
      </w:r>
      <w:r w:rsidR="00716AE9" w:rsidRPr="005C72EE">
        <w:rPr>
          <w:rFonts w:ascii="Times New Roman" w:hAnsi="Times New Roman" w:cs="Times New Roman"/>
          <w:kern w:val="1"/>
          <w:sz w:val="24"/>
          <w:szCs w:val="24"/>
          <w:lang w:eastAsia="zh-CN"/>
        </w:rPr>
        <w:t>过程进</w:t>
      </w:r>
      <w:r w:rsidR="00716AE9" w:rsidRPr="005C72EE">
        <w:rPr>
          <w:rFonts w:ascii="Times New Roman" w:hAnsi="Times New Roman" w:cs="Times New Roman"/>
          <w:kern w:val="1"/>
          <w:sz w:val="24"/>
          <w:szCs w:val="24"/>
          <w:lang w:eastAsia="zh-CN"/>
        </w:rPr>
        <w:lastRenderedPageBreak/>
        <w:t>行</w:t>
      </w:r>
      <w:r w:rsidR="00716AE9" w:rsidRPr="005C72EE">
        <w:rPr>
          <w:rFonts w:ascii="Times New Roman" w:hAnsi="Times New Roman" w:cs="Times New Roman"/>
          <w:kern w:val="1"/>
          <w:sz w:val="24"/>
          <w:szCs w:val="24"/>
          <w:lang w:eastAsia="zh-CN"/>
        </w:rPr>
        <w:t>3</w:t>
      </w:r>
      <w:r w:rsidR="00716AE9" w:rsidRPr="005C72EE">
        <w:rPr>
          <w:rFonts w:ascii="Times New Roman" w:hAnsi="Times New Roman" w:cs="Times New Roman"/>
          <w:kern w:val="1"/>
          <w:sz w:val="24"/>
          <w:szCs w:val="24"/>
          <w:lang w:eastAsia="zh-CN"/>
        </w:rPr>
        <w:t>组平行扩增并混合；为防止扩增效率不同引入差异，同类样本的</w:t>
      </w:r>
      <w:r w:rsidR="00716AE9" w:rsidRPr="005C72EE">
        <w:rPr>
          <w:rFonts w:ascii="Times New Roman" w:hAnsi="Times New Roman" w:cs="Times New Roman"/>
          <w:kern w:val="1"/>
          <w:sz w:val="24"/>
          <w:szCs w:val="24"/>
          <w:lang w:eastAsia="zh-CN"/>
        </w:rPr>
        <w:t>PCR</w:t>
      </w:r>
      <w:r w:rsidR="00716AE9" w:rsidRPr="005C72EE">
        <w:rPr>
          <w:rFonts w:ascii="Times New Roman" w:hAnsi="Times New Roman" w:cs="Times New Roman"/>
          <w:kern w:val="1"/>
          <w:sz w:val="24"/>
          <w:szCs w:val="24"/>
          <w:lang w:eastAsia="zh-CN"/>
        </w:rPr>
        <w:t>产物浓度、电泳条带</w:t>
      </w:r>
      <w:r w:rsidR="00841D4F">
        <w:rPr>
          <w:rFonts w:ascii="Times New Roman" w:hAnsi="Times New Roman" w:cs="Times New Roman" w:hint="eastAsia"/>
          <w:kern w:val="1"/>
          <w:sz w:val="24"/>
          <w:szCs w:val="24"/>
          <w:lang w:eastAsia="zh-CN"/>
        </w:rPr>
        <w:t>亮度</w:t>
      </w:r>
      <w:r w:rsidR="00716AE9" w:rsidRPr="005C72EE">
        <w:rPr>
          <w:rFonts w:ascii="Times New Roman" w:hAnsi="Times New Roman" w:cs="Times New Roman"/>
          <w:kern w:val="1"/>
          <w:sz w:val="24"/>
          <w:szCs w:val="24"/>
          <w:lang w:eastAsia="zh-CN"/>
        </w:rPr>
        <w:t>应在一定范围内保持一致，避免出现</w:t>
      </w:r>
      <w:r w:rsidR="00716AE9" w:rsidRPr="005C72EE">
        <w:rPr>
          <w:rFonts w:ascii="Times New Roman" w:hAnsi="Times New Roman" w:cs="Times New Roman"/>
          <w:kern w:val="1"/>
          <w:sz w:val="24"/>
          <w:szCs w:val="24"/>
          <w:lang w:eastAsia="zh-CN"/>
        </w:rPr>
        <w:t>2</w:t>
      </w:r>
      <w:r w:rsidR="00716AE9" w:rsidRPr="005C72EE">
        <w:rPr>
          <w:rFonts w:ascii="Times New Roman" w:hAnsi="Times New Roman" w:cs="Times New Roman"/>
          <w:kern w:val="1"/>
          <w:sz w:val="24"/>
          <w:szCs w:val="24"/>
          <w:lang w:eastAsia="zh-CN"/>
        </w:rPr>
        <w:t>倍以上的差异；为防止切胶回收</w:t>
      </w:r>
      <w:r w:rsidR="00841D4F">
        <w:rPr>
          <w:rFonts w:ascii="Times New Roman" w:hAnsi="Times New Roman" w:cs="Times New Roman" w:hint="eastAsia"/>
          <w:kern w:val="1"/>
          <w:sz w:val="24"/>
          <w:szCs w:val="24"/>
          <w:lang w:eastAsia="zh-CN"/>
        </w:rPr>
        <w:t>过程</w:t>
      </w:r>
      <w:r w:rsidR="00716AE9" w:rsidRPr="005C72EE">
        <w:rPr>
          <w:rFonts w:ascii="Times New Roman" w:hAnsi="Times New Roman" w:cs="Times New Roman"/>
          <w:kern w:val="1"/>
          <w:sz w:val="24"/>
          <w:szCs w:val="24"/>
          <w:lang w:eastAsia="zh-CN"/>
        </w:rPr>
        <w:t>引入差异，应保证所有</w:t>
      </w:r>
      <w:r w:rsidR="00841D4F">
        <w:rPr>
          <w:rFonts w:ascii="Times New Roman" w:hAnsi="Times New Roman" w:cs="Times New Roman"/>
          <w:kern w:val="1"/>
          <w:sz w:val="24"/>
          <w:szCs w:val="24"/>
          <w:lang w:eastAsia="zh-CN"/>
        </w:rPr>
        <w:t>切</w:t>
      </w:r>
      <w:r w:rsidR="00841D4F">
        <w:rPr>
          <w:rFonts w:ascii="Times New Roman" w:hAnsi="Times New Roman" w:cs="Times New Roman" w:hint="eastAsia"/>
          <w:kern w:val="1"/>
          <w:sz w:val="24"/>
          <w:szCs w:val="24"/>
          <w:lang w:eastAsia="zh-CN"/>
        </w:rPr>
        <w:t>下的</w:t>
      </w:r>
      <w:r w:rsidR="00716AE9" w:rsidRPr="005C72EE">
        <w:rPr>
          <w:rFonts w:ascii="Times New Roman" w:hAnsi="Times New Roman" w:cs="Times New Roman"/>
          <w:kern w:val="1"/>
          <w:sz w:val="24"/>
          <w:szCs w:val="24"/>
          <w:lang w:eastAsia="zh-CN"/>
        </w:rPr>
        <w:t>胶块重量差异在</w:t>
      </w:r>
      <w:r w:rsidR="00716AE9" w:rsidRPr="005C72EE">
        <w:rPr>
          <w:rFonts w:ascii="Times New Roman" w:hAnsi="Times New Roman" w:cs="Times New Roman"/>
          <w:kern w:val="1"/>
          <w:sz w:val="24"/>
          <w:szCs w:val="24"/>
          <w:lang w:eastAsia="zh-CN"/>
        </w:rPr>
        <w:t>10 mg</w:t>
      </w:r>
      <w:r w:rsidR="00716AE9" w:rsidRPr="005C72EE">
        <w:rPr>
          <w:rFonts w:ascii="Times New Roman" w:hAnsi="Times New Roman" w:cs="Times New Roman"/>
          <w:kern w:val="1"/>
          <w:sz w:val="24"/>
          <w:szCs w:val="24"/>
          <w:lang w:eastAsia="zh-CN"/>
        </w:rPr>
        <w:t>内，</w:t>
      </w:r>
      <w:r w:rsidR="00841D4F">
        <w:rPr>
          <w:rFonts w:ascii="Times New Roman" w:hAnsi="Times New Roman" w:cs="Times New Roman" w:hint="eastAsia"/>
          <w:kern w:val="1"/>
          <w:sz w:val="24"/>
          <w:szCs w:val="24"/>
          <w:lang w:eastAsia="zh-CN"/>
        </w:rPr>
        <w:t>并且</w:t>
      </w:r>
      <w:r w:rsidR="00716AE9" w:rsidRPr="005C72EE">
        <w:rPr>
          <w:rFonts w:ascii="Times New Roman" w:hAnsi="Times New Roman" w:cs="Times New Roman"/>
          <w:kern w:val="1"/>
          <w:sz w:val="24"/>
          <w:szCs w:val="24"/>
          <w:lang w:eastAsia="zh-CN"/>
        </w:rPr>
        <w:t>切下的胶块在凝胶上位于同一水平线上。</w:t>
      </w:r>
    </w:p>
    <w:p w14:paraId="576CDD6F" w14:textId="77777777" w:rsidR="00D737B7" w:rsidRPr="005C72EE" w:rsidRDefault="00D737B7" w:rsidP="00CA4CAE">
      <w:pPr>
        <w:widowControl w:val="0"/>
        <w:adjustRightInd w:val="0"/>
        <w:snapToGrid w:val="0"/>
        <w:spacing w:line="360" w:lineRule="auto"/>
        <w:rPr>
          <w:rFonts w:ascii="Times New Roman" w:hAnsi="Times New Roman" w:cs="Times New Roman" w:hint="eastAsia"/>
          <w:kern w:val="1"/>
          <w:sz w:val="24"/>
          <w:szCs w:val="24"/>
          <w:lang w:eastAsia="zh-CN"/>
        </w:rPr>
      </w:pPr>
    </w:p>
    <w:p w14:paraId="728DDA53" w14:textId="77777777" w:rsidR="00D31473" w:rsidRPr="005C72EE" w:rsidRDefault="00A4170B" w:rsidP="00D737B7">
      <w:pPr>
        <w:widowControl w:val="0"/>
        <w:adjustRightInd w:val="0"/>
        <w:snapToGrid w:val="0"/>
        <w:spacing w:line="360" w:lineRule="auto"/>
        <w:outlineLvl w:val="1"/>
        <w:rPr>
          <w:rFonts w:ascii="Times New Roman" w:hAnsi="Times New Roman" w:cs="Times New Roman"/>
          <w:b/>
          <w:bCs/>
          <w:sz w:val="24"/>
          <w:szCs w:val="24"/>
          <w:lang w:eastAsia="zh-CN"/>
        </w:rPr>
        <w:pPrChange w:id="188" w:author="Liu Yong-Xin" w:date="2020-10-13T21:13:00Z">
          <w:pPr>
            <w:widowControl w:val="0"/>
            <w:adjustRightInd w:val="0"/>
            <w:snapToGrid w:val="0"/>
            <w:spacing w:line="360" w:lineRule="auto"/>
          </w:pPr>
        </w:pPrChange>
      </w:pPr>
      <w:r w:rsidRPr="005C72EE">
        <w:rPr>
          <w:rFonts w:ascii="Times New Roman" w:hAnsi="Times New Roman" w:cs="Times New Roman"/>
          <w:b/>
          <w:bCs/>
          <w:sz w:val="24"/>
          <w:szCs w:val="24"/>
          <w:lang w:eastAsia="zh-CN"/>
        </w:rPr>
        <w:t>致谢</w:t>
      </w:r>
    </w:p>
    <w:p w14:paraId="4DC0DD88" w14:textId="64692141" w:rsidR="00D31473" w:rsidRDefault="00CA4CAE">
      <w:pPr>
        <w:widowControl w:val="0"/>
        <w:adjustRightInd w:val="0"/>
        <w:snapToGrid w:val="0"/>
        <w:spacing w:line="360" w:lineRule="auto"/>
        <w:rPr>
          <w:ins w:id="189" w:author="Liu Yong-Xin" w:date="2020-10-13T21:14:00Z"/>
          <w:rFonts w:ascii="Times New Roman" w:eastAsia="Malgun Gothic" w:hAnsi="Times New Roman" w:cs="Times New Roman"/>
          <w:kern w:val="1"/>
          <w:sz w:val="24"/>
          <w:szCs w:val="24"/>
        </w:rPr>
      </w:pPr>
      <w:r w:rsidRPr="005C72EE">
        <w:rPr>
          <w:rFonts w:ascii="Times New Roman" w:hAnsi="Times New Roman" w:cs="Times New Roman"/>
          <w:kern w:val="1"/>
          <w:sz w:val="24"/>
          <w:szCs w:val="24"/>
          <w:lang w:eastAsia="zh-CN"/>
        </w:rPr>
        <w:t>本项目由中国科学院战略先导专项</w:t>
      </w:r>
      <w:r w:rsidRPr="005C72EE">
        <w:rPr>
          <w:rFonts w:ascii="Times New Roman" w:hAnsi="Times New Roman" w:cs="Times New Roman"/>
          <w:kern w:val="1"/>
          <w:sz w:val="24"/>
          <w:szCs w:val="24"/>
          <w:lang w:eastAsia="zh-CN"/>
        </w:rPr>
        <w:t>(</w:t>
      </w:r>
      <w:r w:rsidRPr="005C72EE">
        <w:rPr>
          <w:rFonts w:ascii="Times New Roman" w:hAnsi="Times New Roman" w:cs="Times New Roman"/>
          <w:kern w:val="1"/>
          <w:sz w:val="24"/>
          <w:szCs w:val="24"/>
          <w:lang w:eastAsia="zh-CN"/>
        </w:rPr>
        <w:t>编号：</w:t>
      </w:r>
      <w:r w:rsidRPr="005C72EE">
        <w:rPr>
          <w:rFonts w:ascii="Times New Roman" w:hAnsi="Times New Roman" w:cs="Times New Roman"/>
          <w:kern w:val="1"/>
          <w:sz w:val="24"/>
          <w:szCs w:val="24"/>
          <w:lang w:eastAsia="zh-CN"/>
        </w:rPr>
        <w:t>XDA24020104)</w:t>
      </w:r>
      <w:r w:rsidRPr="005C72EE">
        <w:rPr>
          <w:rFonts w:ascii="Times New Roman" w:hAnsi="Times New Roman" w:cs="Times New Roman"/>
          <w:kern w:val="1"/>
          <w:sz w:val="24"/>
          <w:szCs w:val="24"/>
          <w:lang w:eastAsia="zh-CN"/>
        </w:rPr>
        <w:t>、中国科学院前沿科学重点研究项目</w:t>
      </w:r>
      <w:r w:rsidRPr="005C72EE">
        <w:rPr>
          <w:rFonts w:ascii="Times New Roman" w:hAnsi="Times New Roman" w:cs="Times New Roman"/>
          <w:kern w:val="1"/>
          <w:sz w:val="24"/>
          <w:szCs w:val="24"/>
          <w:lang w:eastAsia="zh-CN"/>
        </w:rPr>
        <w:t>(</w:t>
      </w:r>
      <w:r w:rsidRPr="005C72EE">
        <w:rPr>
          <w:rFonts w:ascii="Times New Roman" w:hAnsi="Times New Roman" w:cs="Times New Roman"/>
          <w:kern w:val="1"/>
          <w:sz w:val="24"/>
          <w:szCs w:val="24"/>
          <w:lang w:eastAsia="zh-CN"/>
        </w:rPr>
        <w:t>编号：</w:t>
      </w:r>
      <w:r w:rsidRPr="005C72EE">
        <w:rPr>
          <w:rFonts w:ascii="Times New Roman" w:hAnsi="Times New Roman" w:cs="Times New Roman"/>
          <w:kern w:val="1"/>
          <w:sz w:val="24"/>
          <w:szCs w:val="24"/>
          <w:lang w:eastAsia="zh-CN"/>
        </w:rPr>
        <w:t>QYZDB-SSW-SMC021)</w:t>
      </w:r>
      <w:r w:rsidRPr="005C72EE">
        <w:rPr>
          <w:rFonts w:ascii="Times New Roman" w:hAnsi="Times New Roman" w:cs="Times New Roman"/>
          <w:kern w:val="1"/>
          <w:sz w:val="24"/>
          <w:szCs w:val="24"/>
          <w:lang w:eastAsia="zh-CN"/>
        </w:rPr>
        <w:t>、国家自然科学基金项目</w:t>
      </w:r>
      <w:r w:rsidRPr="005C72EE">
        <w:rPr>
          <w:rFonts w:ascii="Times New Roman" w:hAnsi="Times New Roman" w:cs="Times New Roman"/>
          <w:kern w:val="1"/>
          <w:sz w:val="24"/>
          <w:szCs w:val="24"/>
          <w:lang w:eastAsia="zh-CN"/>
        </w:rPr>
        <w:t>(</w:t>
      </w:r>
      <w:r w:rsidRPr="005C72EE">
        <w:rPr>
          <w:rFonts w:ascii="Times New Roman" w:hAnsi="Times New Roman" w:cs="Times New Roman"/>
          <w:kern w:val="1"/>
          <w:sz w:val="24"/>
          <w:szCs w:val="24"/>
          <w:lang w:eastAsia="zh-CN"/>
        </w:rPr>
        <w:t>编号：</w:t>
      </w:r>
      <w:r w:rsidRPr="005C72EE">
        <w:rPr>
          <w:rFonts w:ascii="Times New Roman" w:hAnsi="Times New Roman" w:cs="Times New Roman"/>
          <w:kern w:val="1"/>
          <w:sz w:val="24"/>
          <w:szCs w:val="24"/>
          <w:lang w:eastAsia="zh-CN"/>
        </w:rPr>
        <w:t>31772400, 31761143017, 31801945, 31701997)</w:t>
      </w:r>
      <w:r w:rsidRPr="005C72EE">
        <w:rPr>
          <w:rFonts w:ascii="Times New Roman" w:hAnsi="Times New Roman" w:cs="Times New Roman"/>
          <w:kern w:val="1"/>
          <w:sz w:val="24"/>
          <w:szCs w:val="24"/>
          <w:lang w:eastAsia="zh-CN"/>
        </w:rPr>
        <w:t>和中国科学院青年创新促进会</w:t>
      </w:r>
      <w:r w:rsidRPr="005C72EE">
        <w:rPr>
          <w:rFonts w:ascii="Times New Roman" w:hAnsi="Times New Roman" w:cs="Times New Roman"/>
          <w:kern w:val="1"/>
          <w:sz w:val="24"/>
          <w:szCs w:val="24"/>
          <w:lang w:eastAsia="zh-CN"/>
        </w:rPr>
        <w:t>(</w:t>
      </w:r>
      <w:r w:rsidRPr="005C72EE">
        <w:rPr>
          <w:rFonts w:ascii="Times New Roman" w:hAnsi="Times New Roman" w:cs="Times New Roman"/>
          <w:kern w:val="1"/>
          <w:sz w:val="24"/>
          <w:szCs w:val="24"/>
          <w:lang w:eastAsia="zh-CN"/>
        </w:rPr>
        <w:t>编号：</w:t>
      </w:r>
      <w:r w:rsidRPr="005C72EE">
        <w:rPr>
          <w:rFonts w:ascii="Times New Roman" w:hAnsi="Times New Roman" w:cs="Times New Roman"/>
          <w:kern w:val="1"/>
          <w:sz w:val="24"/>
          <w:szCs w:val="24"/>
          <w:lang w:eastAsia="zh-CN"/>
        </w:rPr>
        <w:t>2020101) [Supported by the Strategic Priority Research Program of the Chinese Academy of Sciences (Precision Seed Design and Breeding, No. XDA24020104), the Key Research Program of Frontier Sciences of the Chinese Academy of Science (No. QYZDB-SSW-SMC021), the National Natural Science Foundation of China (No. 31772400, 31761143017, 31801945, 31701997), the Chinese Academy of Sciences Youth Innovation Promotion Association (No. 2020101)]</w:t>
      </w:r>
      <w:r w:rsidRPr="005C72EE">
        <w:rPr>
          <w:rFonts w:ascii="Times New Roman" w:hAnsi="Times New Roman" w:cs="Times New Roman"/>
          <w:kern w:val="1"/>
          <w:sz w:val="24"/>
          <w:szCs w:val="24"/>
          <w:lang w:eastAsia="zh-CN"/>
        </w:rPr>
        <w:t>支持。此实验方法已经在</w:t>
      </w:r>
      <w:r w:rsidRPr="005C72EE">
        <w:rPr>
          <w:rFonts w:ascii="Times New Roman" w:hAnsi="Times New Roman" w:cs="Times New Roman"/>
          <w:kern w:val="1"/>
          <w:sz w:val="24"/>
          <w:szCs w:val="24"/>
        </w:rPr>
        <w:t>Nature Biotechnology</w:t>
      </w:r>
      <w:r w:rsidRPr="005C72EE">
        <w:rPr>
          <w:rFonts w:ascii="Times New Roman" w:hAnsi="Times New Roman" w:cs="Times New Roman"/>
          <w:kern w:val="1"/>
          <w:sz w:val="24"/>
          <w:szCs w:val="24"/>
        </w:rPr>
        <w:fldChar w:fldCharType="begin"/>
      </w:r>
      <w:r w:rsidRPr="005C72EE">
        <w:rPr>
          <w:rFonts w:ascii="Times New Roman" w:hAnsi="Times New Roman" w:cs="Times New Roman"/>
          <w:kern w:val="1"/>
          <w:sz w:val="24"/>
          <w:szCs w:val="24"/>
        </w:rPr>
        <w:instrText xml:space="preserve"> ADDIN EN.CITE &lt;EndNote&gt;&lt;Cite&gt;&lt;Author&gt;Zhang&lt;/Author&gt;&lt;Year&gt;2019&lt;/Year&gt;&lt;RecNum&gt;12&lt;/RecNum&gt;&lt;DisplayText&gt;&lt;style font="Arial"&gt;(Zhang&lt;/style&gt;&lt;style face="italic" font="Arial"&gt;</w:instrText>
      </w:r>
      <w:r w:rsidRPr="005C72EE">
        <w:rPr>
          <w:rFonts w:ascii="Times New Roman" w:hAnsi="Times New Roman" w:cs="Times New Roman"/>
          <w:kern w:val="1"/>
          <w:sz w:val="24"/>
          <w:szCs w:val="24"/>
        </w:rPr>
        <w:instrText>等，</w:instrText>
      </w:r>
      <w:r w:rsidRPr="005C72EE">
        <w:rPr>
          <w:rFonts w:ascii="Times New Roman" w:hAnsi="Times New Roman" w:cs="Times New Roman"/>
          <w:kern w:val="1"/>
          <w:sz w:val="24"/>
          <w:szCs w:val="24"/>
        </w:rPr>
        <w:instrText>&lt;/style&gt;&lt;style font="Arial"&gt; 2019)&lt;/style&gt;&lt;/DisplayText&gt;&lt;record&gt;&lt;rec-number&gt;12&lt;/rec-number&gt;&lt;foreign-keys&gt;&lt;key app="EN" db-id="wzxvxz0s3ar2pdetvrz5r9zsz5xs2900pd0t" timestamp="1556779462" guid="9ab4ea8d-70a3-422f-9c8d-3d5a80ed0ccf"&gt;12&lt;/key&gt;&lt;/foreign-keys&gt;&lt;ref-type name="Journal Article"&gt;17&lt;/ref-type&gt;&lt;contributors&gt;&lt;authors&gt;&lt;author&gt;Zhang, Jingying&lt;/author&gt;&lt;author&gt;Liu, Yong-Xin&lt;/author&gt;&lt;author&gt;Zhang, Na&lt;/author&gt;&lt;author&gt;Hu, Bin&lt;/author&gt;&lt;author&gt;Jin, Tao&lt;/author&gt;&lt;author&gt;Xu, Haoran&lt;/author&gt;&lt;author&gt;Qin, Yuan&lt;/author&gt;&lt;author&gt;Yan, Pengxu&lt;/author&gt;&lt;author&gt;Zhang, Xiaoning&lt;/author&gt;&lt;author&gt;Guo, Xiaoxuan&lt;/author&gt;&lt;author&gt;Hui, Jing&lt;/author&gt;&lt;author&gt;Cao, Shouyun&lt;/author&gt;&lt;author&gt;Wang, Xin&lt;/author&gt;&lt;author&gt;Wang, Chao&lt;/author&gt;&lt;author&gt;Wang, Hui&lt;/author&gt;&lt;author&gt;Qu, Baoyuan&lt;/author&gt;&lt;author&gt;Fan, Guangyi&lt;/author&gt;&lt;author&gt;Yuan, Lixing&lt;/author&gt;&lt;author&gt;Garrido-Oter, Ruben&lt;/author&gt;&lt;author&gt;Chu, Chengcai&lt;/author&gt;&lt;author&gt;Bai, Yang&lt;/author&gt;&lt;/authors&gt;&lt;/contributors&gt;&lt;titles&gt;&lt;title&gt;&lt;style face="italic" font="default" size="100%"&gt;NRT1.1B&lt;/style&gt;&lt;style face="normal" font="default" size="100%"&gt; is associated with root microbiota composition and nitrogen use in field-grown rice&lt;/style&gt;&lt;/title&gt;&lt;secondary-title&gt;Nature Biotechnology&lt;/secondary-title&gt;&lt;/titles&gt;&lt;periodical&gt;&lt;full-title&gt;Nature Biotechnology&lt;/full-title&gt;&lt;abbr-1&gt;Nat. Biotechnol.&lt;/abbr-1&gt;&lt;abbr-2&gt;Nat Biotechnol&lt;/abbr-2&gt;&lt;/periodical&gt;&lt;pages&gt;676-684&lt;/pages&gt;&lt;volume&gt;37&lt;/volume&gt;&lt;number&gt;6&lt;/number&gt;&lt;dates&gt;&lt;year&gt;2019&lt;/year&gt;&lt;pub-dates&gt;&lt;date&gt;2019/04/29&lt;/date&gt;&lt;/pub-dates&gt;&lt;/dates&gt;&lt;isbn&gt;1546-1696&lt;/isbn&gt;&lt;urls&gt;&lt;related-urls&gt;&lt;url&gt;https://doi.org/10.1038/s41587-019-0104-4&lt;/url&gt;&lt;/related-urls&gt;&lt;/urls&gt;&lt;electronic-resource-num&gt;10.1038/s41587-019-0104-4&lt;/electronic-resource-num&gt;&lt;/record&gt;&lt;/Cite&gt;&lt;/EndNote&gt;</w:instrText>
      </w:r>
      <w:r w:rsidRPr="005C72EE">
        <w:rPr>
          <w:rFonts w:ascii="Times New Roman" w:hAnsi="Times New Roman" w:cs="Times New Roman"/>
          <w:kern w:val="1"/>
          <w:sz w:val="24"/>
          <w:szCs w:val="24"/>
        </w:rPr>
        <w:fldChar w:fldCharType="separate"/>
      </w:r>
      <w:r w:rsidRPr="005C72EE">
        <w:rPr>
          <w:rFonts w:ascii="Times New Roman" w:hAnsi="Times New Roman" w:cs="Times New Roman"/>
          <w:noProof/>
          <w:kern w:val="1"/>
          <w:sz w:val="24"/>
          <w:szCs w:val="24"/>
        </w:rPr>
        <w:t>(Zhang</w:t>
      </w:r>
      <w:r w:rsidRPr="005C72EE">
        <w:rPr>
          <w:rFonts w:ascii="Times New Roman" w:hAnsi="Times New Roman" w:cs="Times New Roman"/>
          <w:i/>
          <w:noProof/>
          <w:kern w:val="1"/>
          <w:sz w:val="24"/>
          <w:szCs w:val="24"/>
        </w:rPr>
        <w:t>等，</w:t>
      </w:r>
      <w:r w:rsidRPr="005C72EE">
        <w:rPr>
          <w:rFonts w:ascii="Times New Roman" w:hAnsi="Times New Roman" w:cs="Times New Roman"/>
          <w:noProof/>
          <w:kern w:val="1"/>
          <w:sz w:val="24"/>
          <w:szCs w:val="24"/>
        </w:rPr>
        <w:t xml:space="preserve"> 2019)</w:t>
      </w:r>
      <w:r w:rsidRPr="005C72EE">
        <w:rPr>
          <w:rFonts w:ascii="Times New Roman" w:hAnsi="Times New Roman" w:cs="Times New Roman"/>
          <w:kern w:val="1"/>
          <w:sz w:val="24"/>
          <w:szCs w:val="24"/>
        </w:rPr>
        <w:fldChar w:fldCharType="end"/>
      </w:r>
      <w:r w:rsidRPr="005C72EE">
        <w:rPr>
          <w:rFonts w:ascii="Times New Roman" w:hAnsi="Times New Roman" w:cs="Times New Roman"/>
          <w:kern w:val="1"/>
          <w:sz w:val="24"/>
          <w:szCs w:val="24"/>
        </w:rPr>
        <w:t xml:space="preserve"> </w:t>
      </w:r>
      <w:r w:rsidRPr="005C72EE">
        <w:rPr>
          <w:rFonts w:ascii="Times New Roman" w:hAnsi="Times New Roman" w:cs="Times New Roman"/>
          <w:kern w:val="1"/>
          <w:sz w:val="24"/>
          <w:szCs w:val="24"/>
        </w:rPr>
        <w:t>等国际顶级期刊发表文章中使用。</w:t>
      </w:r>
    </w:p>
    <w:p w14:paraId="302D998C" w14:textId="77777777" w:rsidR="00D737B7" w:rsidRPr="00D737B7" w:rsidRDefault="00D737B7">
      <w:pPr>
        <w:widowControl w:val="0"/>
        <w:adjustRightInd w:val="0"/>
        <w:snapToGrid w:val="0"/>
        <w:spacing w:line="360" w:lineRule="auto"/>
        <w:rPr>
          <w:rFonts w:ascii="Times New Roman" w:eastAsia="Malgun Gothic" w:hAnsi="Times New Roman" w:cs="Times New Roman" w:hint="eastAsia"/>
          <w:kern w:val="0"/>
          <w:lang w:eastAsia="zh-CN"/>
          <w:rPrChange w:id="190" w:author="Liu Yong-Xin" w:date="2020-10-13T21:14:00Z">
            <w:rPr>
              <w:rFonts w:ascii="Times New Roman" w:hAnsi="Times New Roman" w:cs="Times New Roman"/>
              <w:kern w:val="0"/>
              <w:lang w:eastAsia="zh-CN"/>
            </w:rPr>
          </w:rPrChange>
        </w:rPr>
      </w:pPr>
    </w:p>
    <w:p w14:paraId="11413780" w14:textId="0EC52509" w:rsidR="00383F87" w:rsidRPr="005C72EE" w:rsidRDefault="00A4170B" w:rsidP="00D737B7">
      <w:pPr>
        <w:widowControl w:val="0"/>
        <w:adjustRightInd w:val="0"/>
        <w:snapToGrid w:val="0"/>
        <w:spacing w:line="360" w:lineRule="auto"/>
        <w:outlineLvl w:val="1"/>
        <w:rPr>
          <w:rFonts w:ascii="Times New Roman" w:hAnsi="Times New Roman" w:cs="Times New Roman"/>
          <w:b/>
          <w:bCs/>
          <w:sz w:val="24"/>
          <w:szCs w:val="24"/>
          <w:lang w:eastAsia="zh-CN"/>
        </w:rPr>
        <w:pPrChange w:id="191" w:author="Liu Yong-Xin" w:date="2020-10-13T21:14:00Z">
          <w:pPr>
            <w:widowControl w:val="0"/>
            <w:adjustRightInd w:val="0"/>
            <w:snapToGrid w:val="0"/>
            <w:spacing w:line="360" w:lineRule="auto"/>
          </w:pPr>
        </w:pPrChange>
      </w:pPr>
      <w:r w:rsidRPr="005C72EE">
        <w:rPr>
          <w:rFonts w:ascii="Times New Roman" w:hAnsi="Times New Roman" w:cs="Times New Roman"/>
          <w:b/>
          <w:bCs/>
          <w:sz w:val="24"/>
          <w:szCs w:val="24"/>
          <w:lang w:eastAsia="zh-CN"/>
        </w:rPr>
        <w:t>参考文献</w:t>
      </w:r>
    </w:p>
    <w:p w14:paraId="06EB9C4F" w14:textId="1483C05B" w:rsidR="00CA4CAE" w:rsidRPr="005C72EE" w:rsidRDefault="00CA4CAE" w:rsidP="00CA4CAE">
      <w:pPr>
        <w:pStyle w:val="12"/>
        <w:widowControl w:val="0"/>
        <w:numPr>
          <w:ilvl w:val="0"/>
          <w:numId w:val="9"/>
        </w:numPr>
        <w:autoSpaceDE w:val="0"/>
        <w:autoSpaceDN w:val="0"/>
        <w:adjustRightInd w:val="0"/>
        <w:snapToGrid w:val="0"/>
        <w:spacing w:line="360" w:lineRule="auto"/>
        <w:ind w:firstLineChars="0"/>
        <w:jc w:val="both"/>
        <w:rPr>
          <w:rFonts w:ascii="Times New Roman" w:hAnsi="Times New Roman" w:cs="Times New Roman"/>
          <w:sz w:val="20"/>
          <w:szCs w:val="20"/>
        </w:rPr>
      </w:pPr>
      <w:r w:rsidRPr="005C72EE">
        <w:rPr>
          <w:rFonts w:ascii="Times New Roman" w:hAnsi="Times New Roman" w:cs="Times New Roman"/>
          <w:sz w:val="20"/>
          <w:szCs w:val="20"/>
        </w:rPr>
        <w:t xml:space="preserve">Zhang, J.Y., Liu, Y.X., Zhang, N., Hu, B., </w:t>
      </w:r>
      <w:proofErr w:type="spellStart"/>
      <w:r w:rsidRPr="005C72EE">
        <w:rPr>
          <w:rFonts w:ascii="Times New Roman" w:hAnsi="Times New Roman" w:cs="Times New Roman"/>
          <w:sz w:val="20"/>
          <w:szCs w:val="20"/>
        </w:rPr>
        <w:t>Jin</w:t>
      </w:r>
      <w:proofErr w:type="spellEnd"/>
      <w:r w:rsidRPr="005C72EE">
        <w:rPr>
          <w:rFonts w:ascii="Times New Roman" w:hAnsi="Times New Roman" w:cs="Times New Roman"/>
          <w:sz w:val="20"/>
          <w:szCs w:val="20"/>
        </w:rPr>
        <w:t xml:space="preserve">, T., Xu, H.R., Qin, Y., Yan, P.X., Zhang, X.N., Guo, X.X., et al. (2019). NRT1.1B is associated with root microbiota composition and nitrogen use in field-grown rice. </w:t>
      </w:r>
      <w:r w:rsidRPr="005C72EE">
        <w:rPr>
          <w:rFonts w:ascii="Times New Roman" w:hAnsi="Times New Roman" w:cs="Times New Roman"/>
          <w:i/>
          <w:sz w:val="20"/>
          <w:szCs w:val="20"/>
        </w:rPr>
        <w:t xml:space="preserve">Nat. </w:t>
      </w:r>
      <w:proofErr w:type="spellStart"/>
      <w:r w:rsidRPr="005C72EE">
        <w:rPr>
          <w:rFonts w:ascii="Times New Roman" w:hAnsi="Times New Roman" w:cs="Times New Roman"/>
          <w:i/>
          <w:sz w:val="20"/>
          <w:szCs w:val="20"/>
        </w:rPr>
        <w:t>Biotechnol</w:t>
      </w:r>
      <w:proofErr w:type="spellEnd"/>
      <w:r w:rsidRPr="005C72EE">
        <w:rPr>
          <w:rFonts w:ascii="Times New Roman" w:hAnsi="Times New Roman" w:cs="Times New Roman"/>
          <w:sz w:val="20"/>
          <w:szCs w:val="20"/>
        </w:rPr>
        <w:t>. 6, 676-689.</w:t>
      </w:r>
    </w:p>
    <w:p w14:paraId="4A701F71" w14:textId="5E2A4DEE" w:rsidR="00623FE2" w:rsidRPr="005C72EE" w:rsidRDefault="00CA4CAE" w:rsidP="00623FE2">
      <w:pPr>
        <w:pStyle w:val="12"/>
        <w:widowControl w:val="0"/>
        <w:numPr>
          <w:ilvl w:val="0"/>
          <w:numId w:val="9"/>
        </w:numPr>
        <w:autoSpaceDE w:val="0"/>
        <w:autoSpaceDN w:val="0"/>
        <w:adjustRightInd w:val="0"/>
        <w:snapToGrid w:val="0"/>
        <w:spacing w:line="360" w:lineRule="auto"/>
        <w:ind w:firstLineChars="0"/>
        <w:jc w:val="both"/>
        <w:rPr>
          <w:rFonts w:ascii="Times New Roman" w:hAnsi="Times New Roman" w:cs="Times New Roman"/>
          <w:sz w:val="20"/>
          <w:szCs w:val="20"/>
        </w:rPr>
      </w:pPr>
      <w:r w:rsidRPr="005C72EE">
        <w:rPr>
          <w:rFonts w:ascii="Times New Roman" w:hAnsi="Times New Roman" w:cs="Times New Roman"/>
          <w:sz w:val="20"/>
          <w:szCs w:val="20"/>
        </w:rPr>
        <w:t xml:space="preserve">Paloma, D., Thorsten, T., Ruben, G., Matthew, A., Eric, K., Paul S.L., and Stephane, H. (2018). Microbial interkingdom interactions in roots promote Arabidopsis survival. </w:t>
      </w:r>
      <w:r w:rsidRPr="005C72EE">
        <w:rPr>
          <w:rFonts w:ascii="Times New Roman" w:hAnsi="Times New Roman" w:cs="Times New Roman"/>
          <w:i/>
          <w:sz w:val="20"/>
          <w:szCs w:val="20"/>
        </w:rPr>
        <w:t xml:space="preserve">Cell </w:t>
      </w:r>
      <w:r w:rsidRPr="005C72EE">
        <w:rPr>
          <w:rFonts w:ascii="Times New Roman" w:hAnsi="Times New Roman" w:cs="Times New Roman"/>
          <w:sz w:val="20"/>
          <w:szCs w:val="20"/>
        </w:rPr>
        <w:t>175, 973-983.</w:t>
      </w:r>
    </w:p>
    <w:sectPr w:rsidR="00623FE2" w:rsidRPr="005C72EE">
      <w:headerReference w:type="default" r:id="rId17"/>
      <w:footerReference w:type="default" r:id="rId18"/>
      <w:pgSz w:w="11906" w:h="16838"/>
      <w:pgMar w:top="1843" w:right="1418" w:bottom="1418" w:left="1418" w:header="851" w:footer="1151"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1" w:author="Liu Yong-Xin" w:date="2020-10-13T21:17:00Z" w:initials="LYX">
    <w:p w14:paraId="433B057C" w14:textId="45E17C81" w:rsidR="008A2C55" w:rsidRDefault="008A2C55">
      <w:pPr>
        <w:pStyle w:val="ad"/>
        <w:rPr>
          <w:lang w:eastAsia="zh-CN"/>
        </w:rPr>
      </w:pPr>
      <w:r>
        <w:rPr>
          <w:rStyle w:val="aff8"/>
        </w:rPr>
        <w:annotationRef/>
      </w:r>
      <w:r>
        <w:rPr>
          <w:rFonts w:hint="eastAsia"/>
          <w:lang w:eastAsia="zh-CN"/>
        </w:rPr>
        <w:t>B</w:t>
      </w:r>
      <w:r>
        <w:rPr>
          <w:lang w:eastAsia="zh-CN"/>
        </w:rPr>
        <w:t>ul</w:t>
      </w:r>
      <w:r>
        <w:t>k soil</w:t>
      </w:r>
      <w:r>
        <w:rPr>
          <w:rFonts w:hint="eastAsia"/>
          <w:lang w:eastAsia="zh-CN"/>
        </w:rPr>
        <w:t>一般翻译为土体土壤</w:t>
      </w:r>
      <w:r>
        <w:rPr>
          <w:rFonts w:hint="eastAsia"/>
          <w:lang w:eastAsia="zh-CN"/>
        </w:rPr>
        <w:t>/</w:t>
      </w:r>
      <w:r>
        <w:rPr>
          <w:rFonts w:hint="eastAsia"/>
          <w:lang w:eastAsia="zh-CN"/>
        </w:rPr>
        <w:t>非根际土，建议用土体土壤</w:t>
      </w:r>
    </w:p>
  </w:comment>
  <w:comment w:id="95" w:author="Liu Yong-Xin" w:date="2020-10-13T20:03:00Z" w:initials="LYX">
    <w:p w14:paraId="1905817F" w14:textId="50FC9BF8" w:rsidR="00420527" w:rsidRDefault="00420527">
      <w:pPr>
        <w:pStyle w:val="ad"/>
        <w:rPr>
          <w:rFonts w:hint="eastAsia"/>
          <w:lang w:eastAsia="zh-CN"/>
        </w:rPr>
      </w:pPr>
      <w:r>
        <w:rPr>
          <w:rStyle w:val="aff8"/>
        </w:rPr>
        <w:annotationRef/>
      </w:r>
      <w:r>
        <w:rPr>
          <w:rFonts w:hint="eastAsia"/>
          <w:lang w:eastAsia="zh-CN"/>
        </w:rPr>
        <w:t>没看懂。添加具体实例。</w:t>
      </w:r>
    </w:p>
  </w:comment>
  <w:comment w:id="108" w:author="Liu Yong-Xin" w:date="2020-10-13T20:21:00Z" w:initials="LYX">
    <w:p w14:paraId="3831DA21" w14:textId="3E9AFB6A" w:rsidR="00EA1FE8" w:rsidRDefault="00EA1FE8">
      <w:pPr>
        <w:pStyle w:val="ad"/>
        <w:rPr>
          <w:rFonts w:hint="eastAsia"/>
          <w:lang w:eastAsia="zh-CN"/>
        </w:rPr>
      </w:pPr>
      <w:r>
        <w:rPr>
          <w:rStyle w:val="aff8"/>
        </w:rPr>
        <w:annotationRef/>
      </w:r>
      <w:r>
        <w:rPr>
          <w:rFonts w:hint="eastAsia"/>
          <w:lang w:eastAsia="zh-CN"/>
        </w:rPr>
        <w:t>结构图有点混乱，引物结构清楚即可。目前的结构不符合实际扩增情况。画出模板，引物即可。</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33B057C" w15:done="0"/>
  <w15:commentEx w15:paraId="1905817F" w15:done="0"/>
  <w15:commentEx w15:paraId="3831DA2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097E6" w16cex:dateUtc="2020-10-13T13:17:00Z"/>
  <w16cex:commentExtensible w16cex:durableId="233086A7" w16cex:dateUtc="2020-10-13T12:03:00Z"/>
  <w16cex:commentExtensible w16cex:durableId="23308ACD" w16cex:dateUtc="2020-10-13T12: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33B057C" w16cid:durableId="233097E6"/>
  <w16cid:commentId w16cid:paraId="1905817F" w16cid:durableId="233086A7"/>
  <w16cid:commentId w16cid:paraId="3831DA21" w16cid:durableId="23308A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6CF8D0" w14:textId="77777777" w:rsidR="006713C7" w:rsidRDefault="006713C7">
      <w:r>
        <w:separator/>
      </w:r>
    </w:p>
  </w:endnote>
  <w:endnote w:type="continuationSeparator" w:id="0">
    <w:p w14:paraId="24C64FD7" w14:textId="77777777" w:rsidR="006713C7" w:rsidRDefault="006713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Geneva">
    <w:altName w:val="Arial"/>
    <w:charset w:val="00"/>
    <w:family w:val="swiss"/>
    <w:pitch w:val="default"/>
    <w:sig w:usb0="00000000" w:usb1="00000000" w:usb2="00A0C000" w:usb3="00000000" w:csb0="0000019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黑体">
    <w:altName w:val="SimHei"/>
    <w:panose1 w:val="02010609060101010101"/>
    <w:charset w:val="86"/>
    <w:family w:val="modern"/>
    <w:pitch w:val="fixed"/>
    <w:sig w:usb0="800002BF" w:usb1="38CF7CFA" w:usb2="00000016" w:usb3="00000000" w:csb0="00040001"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40134539"/>
    </w:sdtPr>
    <w:sdtEndPr>
      <w:rPr>
        <w:rFonts w:ascii="Arial" w:hAnsi="Arial" w:cs="Arial"/>
      </w:rPr>
    </w:sdtEndPr>
    <w:sdtContent>
      <w:p w14:paraId="40C67345" w14:textId="3F09AFA3" w:rsidR="00841D4F" w:rsidRDefault="00841D4F">
        <w:pPr>
          <w:pStyle w:val="af6"/>
          <w:jc w:val="center"/>
          <w:rPr>
            <w:rFonts w:ascii="Arial" w:hAnsi="Arial" w:cs="Arial"/>
          </w:rPr>
        </w:pPr>
        <w:r>
          <w:rPr>
            <w:rFonts w:ascii="Arial" w:hAnsi="Arial" w:cs="Arial"/>
          </w:rPr>
          <w:fldChar w:fldCharType="begin"/>
        </w:r>
        <w:r>
          <w:rPr>
            <w:rFonts w:ascii="Arial" w:hAnsi="Arial" w:cs="Arial"/>
          </w:rPr>
          <w:instrText>PAGE   \* MERGEFORMAT</w:instrText>
        </w:r>
        <w:r>
          <w:rPr>
            <w:rFonts w:ascii="Arial" w:hAnsi="Arial" w:cs="Arial"/>
          </w:rPr>
          <w:fldChar w:fldCharType="separate"/>
        </w:r>
        <w:r w:rsidR="00ED02AD" w:rsidRPr="00ED02AD">
          <w:rPr>
            <w:rFonts w:ascii="Arial" w:hAnsi="Arial" w:cs="Arial"/>
            <w:noProof/>
            <w:lang w:val="zh-CN" w:eastAsia="zh-CN"/>
          </w:rPr>
          <w:t>1</w:t>
        </w:r>
        <w:r>
          <w:rPr>
            <w:rFonts w:ascii="Arial" w:hAnsi="Arial" w:cs="Arial"/>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A74013" w14:textId="77777777" w:rsidR="006713C7" w:rsidRDefault="006713C7">
      <w:r>
        <w:separator/>
      </w:r>
    </w:p>
  </w:footnote>
  <w:footnote w:type="continuationSeparator" w:id="0">
    <w:p w14:paraId="662417C8" w14:textId="77777777" w:rsidR="006713C7" w:rsidRDefault="006713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7CC426" w14:textId="77777777" w:rsidR="00841D4F" w:rsidRDefault="00841D4F">
    <w:pPr>
      <w:pBdr>
        <w:bottom w:val="single" w:sz="6" w:space="1" w:color="auto"/>
      </w:pBdr>
      <w:tabs>
        <w:tab w:val="center" w:pos="4320"/>
      </w:tabs>
      <w:snapToGrid w:val="0"/>
      <w:ind w:right="13"/>
      <w:rPr>
        <w:sz w:val="18"/>
        <w:szCs w:val="18"/>
        <w:lang w:val="es-ES_tradnl"/>
      </w:rPr>
    </w:pPr>
    <w:r>
      <w:rPr>
        <w:noProof/>
        <w:sz w:val="18"/>
        <w:szCs w:val="18"/>
        <w:lang w:eastAsia="zh-CN"/>
      </w:rPr>
      <w:drawing>
        <wp:inline distT="0" distB="0" distL="0" distR="0" wp14:anchorId="759ADE1E" wp14:editId="51482420">
          <wp:extent cx="1127125" cy="341630"/>
          <wp:effectExtent l="0" t="0" r="0" b="1270"/>
          <wp:docPr id="9" name="图片 9" descr="C:\Users\Bio-Jingmin\AppData\Roaming\Skype\live#3aliyuan.zhang_9\media_messaging\media_cache_v3\^7DA4B0D1673ECF62947B89079937EE96AAAFD0135F30090B0C^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Bio-Jingmin\AppData\Roaming\Skype\live#3aliyuan.zhang_9\media_messaging\media_cache_v3\^7DA4B0D1673ECF62947B89079937EE96AAAFD0135F30090B0C^pimgpsh_fullsize_dist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27650" cy="342000"/>
                  </a:xfrm>
                  <a:prstGeom prst="rect">
                    <a:avLst/>
                  </a:prstGeom>
                  <a:noFill/>
                  <a:ln>
                    <a:noFill/>
                  </a:ln>
                </pic:spPr>
              </pic:pic>
            </a:graphicData>
          </a:graphic>
        </wp:inline>
      </w:drawing>
    </w:r>
    <w:r>
      <w:rPr>
        <w:sz w:val="18"/>
        <w:szCs w:val="18"/>
        <w:lang w:val="es-ES_tradnl"/>
      </w:rPr>
      <w:t xml:space="preserve">               </w:t>
    </w:r>
    <w:r>
      <w:rPr>
        <w:rFonts w:ascii="Times New Roman" w:hAnsi="Times New Roman"/>
        <w:noProof/>
        <w:sz w:val="18"/>
        <w:szCs w:val="18"/>
        <w:lang w:eastAsia="zh-CN"/>
      </w:rPr>
      <mc:AlternateContent>
        <mc:Choice Requires="wps">
          <w:drawing>
            <wp:inline distT="0" distB="0" distL="0" distR="0" wp14:anchorId="579EC9F2" wp14:editId="01B63F74">
              <wp:extent cx="1864360" cy="237490"/>
              <wp:effectExtent l="0" t="0" r="0" b="0"/>
              <wp:docPr id="3"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4800" cy="237825"/>
                      </a:xfrm>
                      <a:prstGeom prst="rect">
                        <a:avLst/>
                      </a:prstGeom>
                      <a:noFill/>
                      <a:ln>
                        <a:noFill/>
                      </a:ln>
                    </wps:spPr>
                    <wps:txbx>
                      <w:txbxContent>
                        <w:p w14:paraId="4A21C608" w14:textId="77777777" w:rsidR="00841D4F" w:rsidRDefault="00841D4F">
                          <w:pPr>
                            <w:wordWrap w:val="0"/>
                            <w:snapToGrid w:val="0"/>
                            <w:rPr>
                              <w:rFonts w:ascii="Arial" w:hAnsi="Arial" w:cs="Arial"/>
                              <w:color w:val="0000FF"/>
                              <w:szCs w:val="20"/>
                              <w:u w:val="single"/>
                            </w:rPr>
                          </w:pPr>
                          <w:r>
                            <w:rPr>
                              <w:rFonts w:ascii="Arial" w:hAnsi="Arial" w:cs="Arial"/>
                              <w:szCs w:val="20"/>
                            </w:rPr>
                            <w:t xml:space="preserve">www.bio-protocol.org/exxxx   </w:t>
                          </w:r>
                        </w:p>
                      </w:txbxContent>
                    </wps:txbx>
                    <wps:bodyPr rot="0" vert="horz" wrap="square" lIns="91440" tIns="45720" rIns="91440" bIns="45720" anchor="ctr" anchorCtr="0" upright="1">
                      <a:noAutofit/>
                    </wps:bodyPr>
                  </wps:wsp>
                </a:graphicData>
              </a:graphic>
            </wp:inline>
          </w:drawing>
        </mc:Choice>
        <mc:Fallback>
          <w:pict>
            <v:rect w14:anchorId="579EC9F2" id="矩形 2" o:spid="_x0000_s1026" style="width:146.8pt;height:18.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" filled="f" stroked="f">
              <v:textbox>
                <w:txbxContent>
                  <w:p w14:paraId="4A21C608" w14:textId="77777777" w:rsidR="00841D4F" w:rsidRDefault="00841D4F">
                    <w:pPr>
                      <w:wordWrap w:val="0"/>
                      <w:snapToGrid w:val="0"/>
                      <w:rPr>
                        <w:rFonts w:ascii="Arial" w:hAnsi="Arial" w:cs="Arial"/>
                        <w:color w:val="0000FF"/>
                        <w:szCs w:val="20"/>
                        <w:u w:val="single"/>
                      </w:rPr>
                    </w:pPr>
                    <w:r>
                      <w:rPr>
                        <w:rFonts w:ascii="Arial" w:hAnsi="Arial" w:cs="Arial"/>
                        <w:szCs w:val="20"/>
                      </w:rPr>
                      <w:t xml:space="preserve">www.bio-protocol.org/exxxx   </w:t>
                    </w:r>
                  </w:p>
                </w:txbxContent>
              </v:textbox>
              <w10:anchorlock/>
            </v:rect>
          </w:pict>
        </mc:Fallback>
      </mc:AlternateContent>
    </w:r>
    <w:r>
      <w:rPr>
        <w:sz w:val="18"/>
        <w:szCs w:val="18"/>
        <w:lang w:val="es-ES_tradnl"/>
      </w:rPr>
      <w:t xml:space="preserve">      </w:t>
    </w:r>
    <w:r>
      <w:rPr>
        <w:rFonts w:ascii="Times New Roman" w:hAnsi="Times New Roman"/>
        <w:noProof/>
        <w:sz w:val="18"/>
        <w:szCs w:val="18"/>
        <w:lang w:eastAsia="zh-CN"/>
      </w:rPr>
      <mc:AlternateContent>
        <mc:Choice Requires="wps">
          <w:drawing>
            <wp:inline distT="0" distB="0" distL="0" distR="0" wp14:anchorId="47AD0641" wp14:editId="53D5BF89">
              <wp:extent cx="1552575" cy="349885"/>
              <wp:effectExtent l="0" t="0" r="0" b="0"/>
              <wp:docPr id="2"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2575" cy="349885"/>
                      </a:xfrm>
                      <a:prstGeom prst="rect">
                        <a:avLst/>
                      </a:prstGeom>
                      <a:noFill/>
                      <a:ln>
                        <a:noFill/>
                      </a:ln>
                    </wps:spPr>
                    <wps:txbx>
                      <w:txbxContent>
                        <w:p w14:paraId="641CF347" w14:textId="77777777" w:rsidR="00841D4F" w:rsidRDefault="00841D4F">
                          <w:pPr>
                            <w:spacing w:line="276" w:lineRule="auto"/>
                            <w:rPr>
                              <w:rFonts w:ascii="Arial" w:hAnsi="Arial" w:cs="Arial"/>
                              <w:color w:val="000000" w:themeColor="text1"/>
                              <w:sz w:val="16"/>
                              <w:szCs w:val="16"/>
                            </w:rPr>
                          </w:pPr>
                        </w:p>
                        <w:p w14:paraId="45ADE680" w14:textId="77777777" w:rsidR="00841D4F" w:rsidRDefault="00841D4F">
                          <w:pPr>
                            <w:snapToGrid w:val="0"/>
                            <w:spacing w:line="276" w:lineRule="auto"/>
                            <w:rPr>
                              <w:sz w:val="16"/>
                              <w:szCs w:val="16"/>
                            </w:rPr>
                          </w:pPr>
                          <w:r>
                            <w:rPr>
                              <w:rFonts w:ascii="Arial" w:hAnsi="Arial" w:cs="Arial"/>
                              <w:sz w:val="16"/>
                              <w:szCs w:val="16"/>
                            </w:rPr>
                            <w:t>DOI:10.21769/BioProtoc.xxxx55555111112000</w:t>
                          </w:r>
                        </w:p>
                        <w:p w14:paraId="3B709212" w14:textId="77777777" w:rsidR="00841D4F" w:rsidRDefault="00841D4F">
                          <w:pPr>
                            <w:spacing w:line="276" w:lineRule="auto"/>
                            <w:rPr>
                              <w:rFonts w:ascii="Arial" w:hAnsi="Arial" w:cs="Arial"/>
                              <w:color w:val="000000" w:themeColor="text1"/>
                              <w:sz w:val="16"/>
                              <w:szCs w:val="16"/>
                            </w:rPr>
                          </w:pPr>
                        </w:p>
                      </w:txbxContent>
                    </wps:txbx>
                    <wps:bodyPr rot="0" vert="horz" wrap="square" lIns="91440" tIns="45720" rIns="91440" bIns="45720" anchor="ctr" anchorCtr="0" upright="1">
                      <a:noAutofit/>
                    </wps:bodyPr>
                  </wps:wsp>
                </a:graphicData>
              </a:graphic>
            </wp:inline>
          </w:drawing>
        </mc:Choice>
        <mc:Fallback>
          <w:pict>
            <v:rect w14:anchorId="47AD0641" id="矩形 3" o:spid="_x0000_s1027" style="width:122.25pt;height:27.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" filled="f" stroked="f">
              <v:textbox>
                <w:txbxContent>
                  <w:p w14:paraId="641CF347" w14:textId="77777777" w:rsidR="00841D4F" w:rsidRDefault="00841D4F">
                    <w:pPr>
                      <w:spacing w:line="276" w:lineRule="auto"/>
                      <w:rPr>
                        <w:rFonts w:ascii="Arial" w:hAnsi="Arial" w:cs="Arial"/>
                        <w:color w:val="000000" w:themeColor="text1"/>
                        <w:sz w:val="16"/>
                        <w:szCs w:val="16"/>
                      </w:rPr>
                    </w:pPr>
                  </w:p>
                  <w:p w14:paraId="45ADE680" w14:textId="77777777" w:rsidR="00841D4F" w:rsidRDefault="00841D4F">
                    <w:pPr>
                      <w:snapToGrid w:val="0"/>
                      <w:spacing w:line="276" w:lineRule="auto"/>
                      <w:rPr>
                        <w:sz w:val="16"/>
                        <w:szCs w:val="16"/>
                      </w:rPr>
                    </w:pPr>
                    <w:r>
                      <w:rPr>
                        <w:rFonts w:ascii="Arial" w:hAnsi="Arial" w:cs="Arial"/>
                        <w:sz w:val="16"/>
                        <w:szCs w:val="16"/>
                      </w:rPr>
                      <w:t>DOI:10.21769/BioProtoc.xxxx55555111112000</w:t>
                    </w:r>
                  </w:p>
                  <w:p w14:paraId="3B709212" w14:textId="77777777" w:rsidR="00841D4F" w:rsidRDefault="00841D4F">
                    <w:pPr>
                      <w:spacing w:line="276" w:lineRule="auto"/>
                      <w:rPr>
                        <w:rFonts w:ascii="Arial" w:hAnsi="Arial" w:cs="Arial"/>
                        <w:color w:val="000000" w:themeColor="text1"/>
                        <w:sz w:val="16"/>
                        <w:szCs w:val="16"/>
                      </w:rPr>
                    </w:pPr>
                  </w:p>
                </w:txbxContent>
              </v:textbox>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FFFFFF88"/>
    <w:lvl w:ilvl="0">
      <w:start w:val="1"/>
      <w:numFmt w:val="decimal"/>
      <w:pStyle w:val="a"/>
      <w:lvlText w:val="%1."/>
      <w:lvlJc w:val="left"/>
      <w:pPr>
        <w:tabs>
          <w:tab w:val="left" w:pos="360"/>
        </w:tabs>
        <w:ind w:left="360" w:hanging="360"/>
      </w:pPr>
    </w:lvl>
  </w:abstractNum>
  <w:abstractNum w:abstractNumId="1" w15:restartNumberingAfterBreak="0">
    <w:nsid w:val="FFFFFF89"/>
    <w:multiLevelType w:val="singleLevel"/>
    <w:tmpl w:val="FFFFFF89"/>
    <w:lvl w:ilvl="0">
      <w:start w:val="1"/>
      <w:numFmt w:val="bullet"/>
      <w:pStyle w:val="a0"/>
      <w:lvlText w:val=""/>
      <w:lvlJc w:val="left"/>
      <w:pPr>
        <w:tabs>
          <w:tab w:val="left" w:pos="360"/>
        </w:tabs>
        <w:ind w:left="360" w:hanging="360"/>
      </w:pPr>
      <w:rPr>
        <w:rFonts w:ascii="Symbol" w:hAnsi="Symbol" w:hint="default"/>
      </w:rPr>
    </w:lvl>
  </w:abstractNum>
  <w:abstractNum w:abstractNumId="2" w15:restartNumberingAfterBreak="0">
    <w:nsid w:val="0000000A"/>
    <w:multiLevelType w:val="multilevel"/>
    <w:tmpl w:val="0000000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E0B4B3B"/>
    <w:multiLevelType w:val="multilevel"/>
    <w:tmpl w:val="1E0B4B3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F9A12C9"/>
    <w:multiLevelType w:val="multilevel"/>
    <w:tmpl w:val="1F9A12C9"/>
    <w:lvl w:ilvl="0">
      <w:start w:val="1"/>
      <w:numFmt w:val="decimal"/>
      <w:lvlText w:val="%1."/>
      <w:lvlJc w:val="left"/>
      <w:pPr>
        <w:ind w:left="420" w:hanging="420"/>
      </w:pPr>
      <w:rPr>
        <w:rFonts w:hint="eastAsia"/>
        <w:color w:val="0000FF"/>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D9D0FE0"/>
    <w:multiLevelType w:val="multilevel"/>
    <w:tmpl w:val="2D9D0FE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32065FB0"/>
    <w:multiLevelType w:val="multilevel"/>
    <w:tmpl w:val="32065FB0"/>
    <w:lvl w:ilvl="0">
      <w:start w:val="1"/>
      <w:numFmt w:val="lowerLetter"/>
      <w:lvlText w:val="%1."/>
      <w:lvlJc w:val="left"/>
      <w:pPr>
        <w:ind w:left="840" w:hanging="420"/>
      </w:pPr>
      <w:rPr>
        <w:rFonts w:hint="eastAsia"/>
        <w:b w:val="0"/>
        <w:i w:val="0"/>
        <w:color w:val="0000FF"/>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33963C9C"/>
    <w:multiLevelType w:val="multilevel"/>
    <w:tmpl w:val="33963C9C"/>
    <w:lvl w:ilvl="0">
      <w:start w:val="1"/>
      <w:numFmt w:val="decimal"/>
      <w:lvlText w:val="%1."/>
      <w:lvlJc w:val="left"/>
      <w:pPr>
        <w:ind w:left="720" w:hanging="36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DD80E5F"/>
    <w:multiLevelType w:val="multilevel"/>
    <w:tmpl w:val="4DD80E5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748F5940"/>
    <w:multiLevelType w:val="multilevel"/>
    <w:tmpl w:val="748F5940"/>
    <w:lvl w:ilvl="0">
      <w:start w:val="1"/>
      <w:numFmt w:val="decimal"/>
      <w:lvlText w:val="%1."/>
      <w:lvlJc w:val="left"/>
      <w:pPr>
        <w:ind w:left="840" w:hanging="420"/>
      </w:pPr>
      <w:rPr>
        <w:rFonts w:hint="eastAsia"/>
        <w:b w:val="0"/>
        <w:i w:val="0"/>
        <w:color w:val="0000FF"/>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79410668"/>
    <w:multiLevelType w:val="multilevel"/>
    <w:tmpl w:val="79410668"/>
    <w:lvl w:ilvl="0">
      <w:start w:val="1"/>
      <w:numFmt w:val="lowerLetter"/>
      <w:lvlText w:val="%1."/>
      <w:lvlJc w:val="left"/>
      <w:pPr>
        <w:ind w:left="776" w:hanging="420"/>
      </w:pPr>
      <w:rPr>
        <w:rFonts w:hint="eastAsia"/>
      </w:rPr>
    </w:lvl>
    <w:lvl w:ilvl="1">
      <w:start w:val="1"/>
      <w:numFmt w:val="lowerLetter"/>
      <w:lvlText w:val="%2)"/>
      <w:lvlJc w:val="left"/>
      <w:pPr>
        <w:ind w:left="1196" w:hanging="420"/>
      </w:pPr>
    </w:lvl>
    <w:lvl w:ilvl="2">
      <w:start w:val="1"/>
      <w:numFmt w:val="lowerRoman"/>
      <w:lvlText w:val="%3."/>
      <w:lvlJc w:val="right"/>
      <w:pPr>
        <w:ind w:left="1616" w:hanging="420"/>
      </w:pPr>
    </w:lvl>
    <w:lvl w:ilvl="3">
      <w:start w:val="1"/>
      <w:numFmt w:val="decimal"/>
      <w:lvlText w:val="%4."/>
      <w:lvlJc w:val="left"/>
      <w:pPr>
        <w:ind w:left="2036" w:hanging="420"/>
      </w:pPr>
    </w:lvl>
    <w:lvl w:ilvl="4">
      <w:start w:val="1"/>
      <w:numFmt w:val="lowerLetter"/>
      <w:lvlText w:val="%5)"/>
      <w:lvlJc w:val="left"/>
      <w:pPr>
        <w:ind w:left="2456" w:hanging="420"/>
      </w:pPr>
    </w:lvl>
    <w:lvl w:ilvl="5">
      <w:start w:val="1"/>
      <w:numFmt w:val="lowerRoman"/>
      <w:lvlText w:val="%6."/>
      <w:lvlJc w:val="right"/>
      <w:pPr>
        <w:ind w:left="2876" w:hanging="420"/>
      </w:pPr>
    </w:lvl>
    <w:lvl w:ilvl="6">
      <w:start w:val="1"/>
      <w:numFmt w:val="decimal"/>
      <w:lvlText w:val="%7."/>
      <w:lvlJc w:val="left"/>
      <w:pPr>
        <w:ind w:left="3296" w:hanging="420"/>
      </w:pPr>
    </w:lvl>
    <w:lvl w:ilvl="7">
      <w:start w:val="1"/>
      <w:numFmt w:val="lowerLetter"/>
      <w:lvlText w:val="%8)"/>
      <w:lvlJc w:val="left"/>
      <w:pPr>
        <w:ind w:left="3716" w:hanging="420"/>
      </w:pPr>
    </w:lvl>
    <w:lvl w:ilvl="8">
      <w:start w:val="1"/>
      <w:numFmt w:val="lowerRoman"/>
      <w:lvlText w:val="%9."/>
      <w:lvlJc w:val="right"/>
      <w:pPr>
        <w:ind w:left="4136" w:hanging="420"/>
      </w:pPr>
    </w:lvl>
  </w:abstractNum>
  <w:abstractNum w:abstractNumId="11" w15:restartNumberingAfterBreak="0">
    <w:nsid w:val="7F0126C6"/>
    <w:multiLevelType w:val="multilevel"/>
    <w:tmpl w:val="7F0126C6"/>
    <w:lvl w:ilvl="0">
      <w:start w:val="1"/>
      <w:numFmt w:val="decimal"/>
      <w:lvlText w:val="%1."/>
      <w:lvlJc w:val="left"/>
      <w:pPr>
        <w:ind w:left="720" w:hanging="420"/>
      </w:pPr>
      <w:rPr>
        <w:rFonts w:hint="eastAsia"/>
      </w:rPr>
    </w:lvl>
    <w:lvl w:ilvl="1">
      <w:start w:val="1"/>
      <w:numFmt w:val="lowerLetter"/>
      <w:lvlText w:val="%2)"/>
      <w:lvlJc w:val="left"/>
      <w:pPr>
        <w:ind w:left="1140" w:hanging="420"/>
      </w:pPr>
    </w:lvl>
    <w:lvl w:ilvl="2">
      <w:start w:val="1"/>
      <w:numFmt w:val="lowerRoman"/>
      <w:lvlText w:val="%3."/>
      <w:lvlJc w:val="right"/>
      <w:pPr>
        <w:ind w:left="1560" w:hanging="420"/>
      </w:pPr>
    </w:lvl>
    <w:lvl w:ilvl="3">
      <w:start w:val="1"/>
      <w:numFmt w:val="decimal"/>
      <w:lvlText w:val="%4."/>
      <w:lvlJc w:val="left"/>
      <w:pPr>
        <w:ind w:left="1980" w:hanging="420"/>
      </w:pPr>
    </w:lvl>
    <w:lvl w:ilvl="4">
      <w:start w:val="1"/>
      <w:numFmt w:val="lowerLetter"/>
      <w:lvlText w:val="%5)"/>
      <w:lvlJc w:val="left"/>
      <w:pPr>
        <w:ind w:left="2400" w:hanging="420"/>
      </w:pPr>
    </w:lvl>
    <w:lvl w:ilvl="5">
      <w:start w:val="1"/>
      <w:numFmt w:val="lowerRoman"/>
      <w:lvlText w:val="%6."/>
      <w:lvlJc w:val="right"/>
      <w:pPr>
        <w:ind w:left="2820" w:hanging="420"/>
      </w:pPr>
    </w:lvl>
    <w:lvl w:ilvl="6">
      <w:start w:val="1"/>
      <w:numFmt w:val="decimal"/>
      <w:lvlText w:val="%7."/>
      <w:lvlJc w:val="left"/>
      <w:pPr>
        <w:ind w:left="3240" w:hanging="420"/>
      </w:pPr>
    </w:lvl>
    <w:lvl w:ilvl="7">
      <w:start w:val="1"/>
      <w:numFmt w:val="lowerLetter"/>
      <w:lvlText w:val="%8)"/>
      <w:lvlJc w:val="left"/>
      <w:pPr>
        <w:ind w:left="3660" w:hanging="420"/>
      </w:pPr>
    </w:lvl>
    <w:lvl w:ilvl="8">
      <w:start w:val="1"/>
      <w:numFmt w:val="lowerRoman"/>
      <w:lvlText w:val="%9."/>
      <w:lvlJc w:val="right"/>
      <w:pPr>
        <w:ind w:left="4080" w:hanging="420"/>
      </w:pPr>
    </w:lvl>
  </w:abstractNum>
  <w:num w:numId="1">
    <w:abstractNumId w:val="1"/>
  </w:num>
  <w:num w:numId="2">
    <w:abstractNumId w:val="0"/>
  </w:num>
  <w:num w:numId="3">
    <w:abstractNumId w:val="9"/>
  </w:num>
  <w:num w:numId="4">
    <w:abstractNumId w:val="6"/>
  </w:num>
  <w:num w:numId="5">
    <w:abstractNumId w:val="10"/>
  </w:num>
  <w:num w:numId="6">
    <w:abstractNumId w:val="11"/>
  </w:num>
  <w:num w:numId="7">
    <w:abstractNumId w:val="7"/>
  </w:num>
  <w:num w:numId="8">
    <w:abstractNumId w:val="4"/>
  </w:num>
  <w:num w:numId="9">
    <w:abstractNumId w:val="2"/>
  </w:num>
  <w:num w:numId="10">
    <w:abstractNumId w:val="5"/>
  </w:num>
  <w:num w:numId="11">
    <w:abstractNumId w:val="8"/>
  </w:num>
  <w:num w:numId="12">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iu Yong-Xin">
    <w15:presenceInfo w15:providerId="Windows Live" w15:userId="144b19216badb8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0"/>
  <w:drawingGridHorizontalSpacing w:val="10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Layout" w:val="&lt;ENLayout&gt;&lt;Style&gt;bio-protocol&lt;/Style&gt;&lt;LeftDelim&gt;{&lt;/LeftDelim&gt;&lt;RightDelim&gt;}&lt;/RightDelim&gt;&lt;FontName&gt;Cambria&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stwvrevg90p50eed995xsvpzfste2atavda&quot;&gt;EndNoteLibrary Copy&lt;record-ids&gt;&lt;item&gt;431&lt;/item&gt;&lt;item&gt;551&lt;/item&gt;&lt;/record-ids&gt;&lt;/item&gt;&lt;/Libraries&gt;"/>
  </w:docVars>
  <w:rsids>
    <w:rsidRoot w:val="00D31473"/>
    <w:rsid w:val="000125EC"/>
    <w:rsid w:val="000244C1"/>
    <w:rsid w:val="00031A8F"/>
    <w:rsid w:val="00052E11"/>
    <w:rsid w:val="00057A8C"/>
    <w:rsid w:val="000869FA"/>
    <w:rsid w:val="000939CE"/>
    <w:rsid w:val="000A299F"/>
    <w:rsid w:val="000C1122"/>
    <w:rsid w:val="000C5E5E"/>
    <w:rsid w:val="0010334D"/>
    <w:rsid w:val="00106FFF"/>
    <w:rsid w:val="00121F82"/>
    <w:rsid w:val="001272F5"/>
    <w:rsid w:val="001431A5"/>
    <w:rsid w:val="00144244"/>
    <w:rsid w:val="0015701F"/>
    <w:rsid w:val="00163AFD"/>
    <w:rsid w:val="00176872"/>
    <w:rsid w:val="00186DBF"/>
    <w:rsid w:val="001871B7"/>
    <w:rsid w:val="00194708"/>
    <w:rsid w:val="001A0AA7"/>
    <w:rsid w:val="001B10A2"/>
    <w:rsid w:val="001B2769"/>
    <w:rsid w:val="001B404B"/>
    <w:rsid w:val="001C0541"/>
    <w:rsid w:val="001E5161"/>
    <w:rsid w:val="001F06C7"/>
    <w:rsid w:val="00210A0F"/>
    <w:rsid w:val="00237B59"/>
    <w:rsid w:val="00266045"/>
    <w:rsid w:val="0028405A"/>
    <w:rsid w:val="00293200"/>
    <w:rsid w:val="002A5354"/>
    <w:rsid w:val="002A65CB"/>
    <w:rsid w:val="002C505A"/>
    <w:rsid w:val="002D5458"/>
    <w:rsid w:val="00314D45"/>
    <w:rsid w:val="00340C0C"/>
    <w:rsid w:val="003743A4"/>
    <w:rsid w:val="0038060B"/>
    <w:rsid w:val="00382F67"/>
    <w:rsid w:val="00383F87"/>
    <w:rsid w:val="003F5A6A"/>
    <w:rsid w:val="00403644"/>
    <w:rsid w:val="004159CF"/>
    <w:rsid w:val="00420527"/>
    <w:rsid w:val="004223AE"/>
    <w:rsid w:val="00426CCE"/>
    <w:rsid w:val="00432DFC"/>
    <w:rsid w:val="00433A38"/>
    <w:rsid w:val="00435FBA"/>
    <w:rsid w:val="00437616"/>
    <w:rsid w:val="00442991"/>
    <w:rsid w:val="00464C9A"/>
    <w:rsid w:val="00481383"/>
    <w:rsid w:val="00490442"/>
    <w:rsid w:val="004A497F"/>
    <w:rsid w:val="004F3ED5"/>
    <w:rsid w:val="00536286"/>
    <w:rsid w:val="00544872"/>
    <w:rsid w:val="00551A94"/>
    <w:rsid w:val="005548C4"/>
    <w:rsid w:val="005839F1"/>
    <w:rsid w:val="0059638A"/>
    <w:rsid w:val="005A15F3"/>
    <w:rsid w:val="005C72EE"/>
    <w:rsid w:val="005E6E8E"/>
    <w:rsid w:val="00600F7C"/>
    <w:rsid w:val="00617168"/>
    <w:rsid w:val="00623FE2"/>
    <w:rsid w:val="006713C7"/>
    <w:rsid w:val="006B3C89"/>
    <w:rsid w:val="006D0901"/>
    <w:rsid w:val="006E4CF8"/>
    <w:rsid w:val="006F0E16"/>
    <w:rsid w:val="0070327F"/>
    <w:rsid w:val="0071042C"/>
    <w:rsid w:val="00716AE9"/>
    <w:rsid w:val="00735E38"/>
    <w:rsid w:val="007A2E10"/>
    <w:rsid w:val="007A4227"/>
    <w:rsid w:val="007B4234"/>
    <w:rsid w:val="007F3D2B"/>
    <w:rsid w:val="007F63FA"/>
    <w:rsid w:val="008008FB"/>
    <w:rsid w:val="008057E2"/>
    <w:rsid w:val="00834D2E"/>
    <w:rsid w:val="00841D06"/>
    <w:rsid w:val="00841D4F"/>
    <w:rsid w:val="008716AE"/>
    <w:rsid w:val="008860FC"/>
    <w:rsid w:val="008A2C55"/>
    <w:rsid w:val="008A75A5"/>
    <w:rsid w:val="008C26E9"/>
    <w:rsid w:val="008C2ADD"/>
    <w:rsid w:val="008C5CCD"/>
    <w:rsid w:val="008D1524"/>
    <w:rsid w:val="008E184D"/>
    <w:rsid w:val="008F481B"/>
    <w:rsid w:val="00906C33"/>
    <w:rsid w:val="00922D6C"/>
    <w:rsid w:val="0095772F"/>
    <w:rsid w:val="00974472"/>
    <w:rsid w:val="00985536"/>
    <w:rsid w:val="00990265"/>
    <w:rsid w:val="009967A8"/>
    <w:rsid w:val="009A0D6D"/>
    <w:rsid w:val="009A6C62"/>
    <w:rsid w:val="009C29B5"/>
    <w:rsid w:val="009D649D"/>
    <w:rsid w:val="009D77D0"/>
    <w:rsid w:val="009E1D0A"/>
    <w:rsid w:val="009E45B1"/>
    <w:rsid w:val="009F237B"/>
    <w:rsid w:val="009F4C8A"/>
    <w:rsid w:val="00A4170B"/>
    <w:rsid w:val="00A94EE8"/>
    <w:rsid w:val="00AB5D53"/>
    <w:rsid w:val="00AC6A1A"/>
    <w:rsid w:val="00AC7DF1"/>
    <w:rsid w:val="00AD1C90"/>
    <w:rsid w:val="00AD212B"/>
    <w:rsid w:val="00AD3E1E"/>
    <w:rsid w:val="00B024C9"/>
    <w:rsid w:val="00B04A3C"/>
    <w:rsid w:val="00B16D5F"/>
    <w:rsid w:val="00B32518"/>
    <w:rsid w:val="00B74420"/>
    <w:rsid w:val="00B77E22"/>
    <w:rsid w:val="00B94D32"/>
    <w:rsid w:val="00BA4900"/>
    <w:rsid w:val="00BB1DF6"/>
    <w:rsid w:val="00BC5591"/>
    <w:rsid w:val="00BD21CD"/>
    <w:rsid w:val="00BF4C64"/>
    <w:rsid w:val="00BF5739"/>
    <w:rsid w:val="00C02A7F"/>
    <w:rsid w:val="00C0695A"/>
    <w:rsid w:val="00C335A0"/>
    <w:rsid w:val="00C513F0"/>
    <w:rsid w:val="00C65C3D"/>
    <w:rsid w:val="00C8531E"/>
    <w:rsid w:val="00CA4A0F"/>
    <w:rsid w:val="00CA4CAE"/>
    <w:rsid w:val="00CA5BC2"/>
    <w:rsid w:val="00CC4DA7"/>
    <w:rsid w:val="00CD4C75"/>
    <w:rsid w:val="00CF6D95"/>
    <w:rsid w:val="00CF7024"/>
    <w:rsid w:val="00CF7F0B"/>
    <w:rsid w:val="00D04F1C"/>
    <w:rsid w:val="00D069A8"/>
    <w:rsid w:val="00D31473"/>
    <w:rsid w:val="00D31D22"/>
    <w:rsid w:val="00D527CA"/>
    <w:rsid w:val="00D61D9B"/>
    <w:rsid w:val="00D70FBD"/>
    <w:rsid w:val="00D737B7"/>
    <w:rsid w:val="00D76263"/>
    <w:rsid w:val="00D92E76"/>
    <w:rsid w:val="00D93391"/>
    <w:rsid w:val="00DA4570"/>
    <w:rsid w:val="00DB1438"/>
    <w:rsid w:val="00E03596"/>
    <w:rsid w:val="00E06667"/>
    <w:rsid w:val="00E201BE"/>
    <w:rsid w:val="00E22444"/>
    <w:rsid w:val="00E350E4"/>
    <w:rsid w:val="00E3516C"/>
    <w:rsid w:val="00E37292"/>
    <w:rsid w:val="00E461F7"/>
    <w:rsid w:val="00E715C8"/>
    <w:rsid w:val="00EA02C3"/>
    <w:rsid w:val="00EA1FE8"/>
    <w:rsid w:val="00EC3E16"/>
    <w:rsid w:val="00ED02AD"/>
    <w:rsid w:val="00F156F2"/>
    <w:rsid w:val="00F32FF1"/>
    <w:rsid w:val="00F459FF"/>
    <w:rsid w:val="00F5106A"/>
    <w:rsid w:val="00F63B1C"/>
    <w:rsid w:val="00F64EA9"/>
    <w:rsid w:val="00FA1B1D"/>
    <w:rsid w:val="00FC16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84C18C5"/>
  <w15:docId w15:val="{AB8D71CD-A5A5-4112-924D-5EF9600ED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unhideWhenUsed="1"/>
    <w:lsdException w:name="endnote text"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semiHidden="1" w:unhideWhenUsed="1"/>
    <w:lsdException w:name="Hyperlink" w:unhideWhenUsed="1" w:qFormat="1"/>
    <w:lsdException w:name="FollowedHyperlink" w:semiHidden="1" w:unhideWhenUsed="1" w:qFormat="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Pr>
      <w:rFonts w:asciiTheme="minorHAnsi" w:eastAsiaTheme="minorEastAsia" w:hAnsiTheme="minorHAnsi" w:cstheme="minorBidi"/>
      <w:kern w:val="2"/>
      <w:szCs w:val="22"/>
      <w:lang w:eastAsia="ko-KR"/>
    </w:rPr>
  </w:style>
  <w:style w:type="paragraph" w:styleId="1">
    <w:name w:val="heading 1"/>
    <w:basedOn w:val="a1"/>
    <w:next w:val="a1"/>
    <w:link w:val="10"/>
    <w:uiPriority w:val="1"/>
    <w:qFormat/>
    <w:pPr>
      <w:keepNext/>
      <w:keepLines/>
      <w:spacing w:before="480"/>
      <w:outlineLvl w:val="0"/>
    </w:pPr>
    <w:rPr>
      <w:rFonts w:asciiTheme="majorHAnsi" w:eastAsiaTheme="majorEastAsia" w:hAnsiTheme="majorHAnsi" w:cstheme="majorBidi"/>
      <w:b/>
      <w:bCs/>
      <w:color w:val="345A8A" w:themeColor="accent1" w:themeShade="B5"/>
      <w:kern w:val="0"/>
      <w:sz w:val="32"/>
      <w:szCs w:val="32"/>
      <w:lang w:eastAsia="en-US"/>
    </w:rPr>
  </w:style>
  <w:style w:type="paragraph" w:styleId="2">
    <w:name w:val="heading 2"/>
    <w:basedOn w:val="a1"/>
    <w:next w:val="a1"/>
    <w:link w:val="20"/>
    <w:uiPriority w:val="9"/>
    <w:unhideWhenUsed/>
    <w:qFormat/>
    <w:pPr>
      <w:keepNext/>
      <w:keepLines/>
      <w:spacing w:before="200"/>
      <w:outlineLvl w:val="1"/>
    </w:pPr>
    <w:rPr>
      <w:rFonts w:asciiTheme="majorHAnsi" w:eastAsiaTheme="majorEastAsia" w:hAnsiTheme="majorHAnsi" w:cstheme="majorBidi"/>
      <w:b/>
      <w:bCs/>
      <w:color w:val="4F81BD" w:themeColor="accent1"/>
      <w:kern w:val="0"/>
      <w:sz w:val="26"/>
      <w:szCs w:val="26"/>
      <w:lang w:eastAsia="en-US"/>
    </w:rPr>
  </w:style>
  <w:style w:type="paragraph" w:styleId="3">
    <w:name w:val="heading 3"/>
    <w:basedOn w:val="a1"/>
    <w:next w:val="a1"/>
    <w:link w:val="30"/>
    <w:uiPriority w:val="9"/>
    <w:unhideWhenUsed/>
    <w:qFormat/>
    <w:pPr>
      <w:keepNext/>
      <w:keepLines/>
      <w:spacing w:before="240" w:after="120" w:line="276" w:lineRule="auto"/>
      <w:outlineLvl w:val="2"/>
    </w:pPr>
    <w:rPr>
      <w:rFonts w:ascii="Arial" w:eastAsiaTheme="majorEastAsia" w:hAnsi="Arial" w:cs="Arial"/>
      <w:b/>
      <w:bCs/>
      <w:kern w:val="0"/>
      <w:sz w:val="24"/>
      <w:szCs w:val="24"/>
      <w:lang w:val="en-GB" w:eastAsia="en-US"/>
    </w:rPr>
  </w:style>
  <w:style w:type="paragraph" w:styleId="4">
    <w:name w:val="heading 4"/>
    <w:basedOn w:val="a1"/>
    <w:next w:val="a1"/>
    <w:link w:val="40"/>
    <w:uiPriority w:val="9"/>
    <w:unhideWhenUsed/>
    <w:qFormat/>
    <w:pPr>
      <w:keepNext/>
      <w:keepLines/>
      <w:spacing w:before="240" w:after="120" w:line="276" w:lineRule="auto"/>
      <w:outlineLvl w:val="3"/>
    </w:pPr>
    <w:rPr>
      <w:rFonts w:ascii="Arial" w:eastAsiaTheme="majorEastAsia" w:hAnsi="Arial" w:cs="Arial"/>
      <w:b/>
      <w:bCs/>
      <w:iCs/>
      <w:kern w:val="0"/>
      <w:sz w:val="24"/>
      <w:szCs w:val="24"/>
      <w:lang w:val="en-GB" w:eastAsia="en-US"/>
    </w:rPr>
  </w:style>
  <w:style w:type="paragraph" w:styleId="5">
    <w:name w:val="heading 5"/>
    <w:basedOn w:val="a1"/>
    <w:next w:val="a1"/>
    <w:link w:val="50"/>
    <w:uiPriority w:val="9"/>
    <w:unhideWhenUsed/>
    <w:qFormat/>
    <w:pPr>
      <w:keepNext/>
      <w:keepLines/>
      <w:spacing w:before="240" w:after="120" w:line="276" w:lineRule="auto"/>
      <w:outlineLvl w:val="4"/>
    </w:pPr>
    <w:rPr>
      <w:rFonts w:ascii="Arial" w:eastAsiaTheme="majorEastAsia" w:hAnsi="Arial" w:cs="Arial"/>
      <w:b/>
      <w:kern w:val="0"/>
      <w:sz w:val="24"/>
      <w:szCs w:val="24"/>
      <w:lang w:val="en-GB" w:eastAsia="en-US"/>
    </w:rPr>
  </w:style>
  <w:style w:type="paragraph" w:styleId="6">
    <w:name w:val="heading 6"/>
    <w:basedOn w:val="a1"/>
    <w:next w:val="a1"/>
    <w:link w:val="60"/>
    <w:uiPriority w:val="9"/>
    <w:unhideWhenUsed/>
    <w:qFormat/>
    <w:pPr>
      <w:keepNext/>
      <w:keepLines/>
      <w:spacing w:before="240" w:after="120" w:line="276" w:lineRule="auto"/>
      <w:outlineLvl w:val="5"/>
    </w:pPr>
    <w:rPr>
      <w:rFonts w:ascii="Arial" w:eastAsiaTheme="majorEastAsia" w:hAnsi="Arial" w:cs="Arial"/>
      <w:b/>
      <w:iCs/>
      <w:kern w:val="0"/>
      <w:sz w:val="24"/>
      <w:szCs w:val="24"/>
      <w:lang w:val="en-GB" w:eastAsia="en-US"/>
    </w:rPr>
  </w:style>
  <w:style w:type="paragraph" w:styleId="7">
    <w:name w:val="heading 7"/>
    <w:basedOn w:val="a1"/>
    <w:next w:val="a1"/>
    <w:link w:val="70"/>
    <w:uiPriority w:val="9"/>
    <w:unhideWhenUsed/>
    <w:qFormat/>
    <w:pPr>
      <w:keepNext/>
      <w:keepLines/>
      <w:spacing w:before="240" w:after="120" w:line="276" w:lineRule="auto"/>
      <w:outlineLvl w:val="6"/>
    </w:pPr>
    <w:rPr>
      <w:rFonts w:ascii="Arial" w:eastAsiaTheme="majorEastAsia" w:hAnsi="Arial" w:cstheme="majorBidi"/>
      <w:b/>
      <w:i/>
      <w:iCs/>
      <w:kern w:val="0"/>
      <w:sz w:val="24"/>
      <w:szCs w:val="24"/>
      <w:lang w:val="en-GB" w:eastAsia="en-US"/>
    </w:rPr>
  </w:style>
  <w:style w:type="paragraph" w:styleId="8">
    <w:name w:val="heading 8"/>
    <w:basedOn w:val="a1"/>
    <w:next w:val="a1"/>
    <w:link w:val="80"/>
    <w:uiPriority w:val="9"/>
    <w:unhideWhenUsed/>
    <w:qFormat/>
    <w:pPr>
      <w:keepNext/>
      <w:keepLines/>
      <w:spacing w:before="240" w:after="120" w:line="276" w:lineRule="auto"/>
      <w:outlineLvl w:val="7"/>
    </w:pPr>
    <w:rPr>
      <w:rFonts w:ascii="Arial" w:eastAsiaTheme="majorEastAsia" w:hAnsi="Arial" w:cstheme="majorBidi"/>
      <w:kern w:val="0"/>
      <w:sz w:val="24"/>
      <w:szCs w:val="20"/>
      <w:lang w:val="en-GB" w:eastAsia="en-US"/>
    </w:rPr>
  </w:style>
  <w:style w:type="paragraph" w:styleId="9">
    <w:name w:val="heading 9"/>
    <w:basedOn w:val="a1"/>
    <w:next w:val="a1"/>
    <w:link w:val="90"/>
    <w:uiPriority w:val="9"/>
    <w:unhideWhenUsed/>
    <w:qFormat/>
    <w:pPr>
      <w:keepNext/>
      <w:keepLines/>
      <w:spacing w:before="240" w:after="120" w:line="276" w:lineRule="auto"/>
      <w:outlineLvl w:val="8"/>
    </w:pPr>
    <w:rPr>
      <w:rFonts w:ascii="Arial" w:eastAsiaTheme="majorEastAsia" w:hAnsi="Arial" w:cstheme="majorBidi"/>
      <w:i/>
      <w:iCs/>
      <w:kern w:val="0"/>
      <w:sz w:val="24"/>
      <w:szCs w:val="20"/>
      <w:lang w:val="en-GB" w:eastAsia="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alloon Text"/>
    <w:basedOn w:val="a1"/>
    <w:link w:val="a6"/>
    <w:uiPriority w:val="99"/>
    <w:unhideWhenUsed/>
    <w:qFormat/>
    <w:rPr>
      <w:sz w:val="18"/>
      <w:szCs w:val="18"/>
    </w:rPr>
  </w:style>
  <w:style w:type="paragraph" w:styleId="a7">
    <w:name w:val="Block Text"/>
    <w:basedOn w:val="a1"/>
    <w:uiPriority w:val="99"/>
    <w:unhideWhenUsed/>
    <w:pPr>
      <w:pBdr>
        <w:top w:val="single" w:sz="2" w:space="10" w:color="auto"/>
        <w:left w:val="single" w:sz="2" w:space="10" w:color="auto"/>
        <w:bottom w:val="single" w:sz="2" w:space="10" w:color="auto"/>
        <w:right w:val="single" w:sz="2" w:space="10" w:color="auto"/>
      </w:pBdr>
      <w:spacing w:before="120" w:line="276" w:lineRule="auto"/>
      <w:ind w:left="1152" w:right="1152"/>
    </w:pPr>
    <w:rPr>
      <w:rFonts w:ascii="Arial" w:hAnsi="Arial"/>
      <w:i/>
      <w:iCs/>
      <w:kern w:val="0"/>
      <w:sz w:val="24"/>
      <w:szCs w:val="24"/>
      <w:lang w:val="en-GB" w:eastAsia="en-US"/>
    </w:rPr>
  </w:style>
  <w:style w:type="paragraph" w:styleId="a8">
    <w:name w:val="Body Text"/>
    <w:basedOn w:val="a1"/>
    <w:link w:val="a9"/>
    <w:uiPriority w:val="1"/>
    <w:unhideWhenUsed/>
    <w:qFormat/>
    <w:pPr>
      <w:spacing w:before="120" w:after="120" w:line="276" w:lineRule="auto"/>
    </w:pPr>
    <w:rPr>
      <w:rFonts w:ascii="Arial" w:hAnsi="Arial" w:cs="Arial"/>
      <w:kern w:val="0"/>
      <w:sz w:val="24"/>
      <w:szCs w:val="24"/>
      <w:lang w:val="en-GB" w:eastAsia="en-US"/>
    </w:rPr>
  </w:style>
  <w:style w:type="paragraph" w:styleId="31">
    <w:name w:val="Body Text 3"/>
    <w:basedOn w:val="a1"/>
    <w:link w:val="32"/>
    <w:uiPriority w:val="99"/>
    <w:unhideWhenUsed/>
    <w:pPr>
      <w:spacing w:before="120" w:after="120" w:line="276" w:lineRule="auto"/>
    </w:pPr>
    <w:rPr>
      <w:rFonts w:ascii="Arial" w:hAnsi="Arial" w:cs="Arial"/>
      <w:kern w:val="0"/>
      <w:szCs w:val="16"/>
      <w:lang w:val="en-GB" w:eastAsia="en-US"/>
    </w:rPr>
  </w:style>
  <w:style w:type="paragraph" w:styleId="aa">
    <w:name w:val="Body Text First Indent"/>
    <w:basedOn w:val="a8"/>
    <w:link w:val="ab"/>
    <w:uiPriority w:val="99"/>
    <w:unhideWhenUsed/>
    <w:pPr>
      <w:spacing w:after="320"/>
      <w:ind w:firstLine="360"/>
    </w:pPr>
  </w:style>
  <w:style w:type="paragraph" w:styleId="33">
    <w:name w:val="Body Text Indent 3"/>
    <w:basedOn w:val="a1"/>
    <w:link w:val="34"/>
    <w:uiPriority w:val="99"/>
    <w:unhideWhenUsed/>
    <w:pPr>
      <w:spacing w:before="120" w:after="120" w:line="276" w:lineRule="auto"/>
      <w:ind w:left="283"/>
    </w:pPr>
    <w:rPr>
      <w:rFonts w:ascii="Arial" w:hAnsi="Arial" w:cs="Arial"/>
      <w:kern w:val="0"/>
      <w:szCs w:val="16"/>
      <w:lang w:val="en-GB" w:eastAsia="en-US"/>
    </w:rPr>
  </w:style>
  <w:style w:type="paragraph" w:styleId="ac">
    <w:name w:val="caption"/>
    <w:basedOn w:val="a1"/>
    <w:next w:val="a1"/>
    <w:uiPriority w:val="35"/>
    <w:unhideWhenUsed/>
    <w:qFormat/>
    <w:pPr>
      <w:spacing w:before="120"/>
    </w:pPr>
    <w:rPr>
      <w:rFonts w:ascii="Arial" w:hAnsi="Arial" w:cs="Arial"/>
      <w:b/>
      <w:bCs/>
      <w:kern w:val="0"/>
      <w:sz w:val="24"/>
      <w:szCs w:val="18"/>
      <w:lang w:val="en-GB" w:eastAsia="en-US"/>
    </w:rPr>
  </w:style>
  <w:style w:type="paragraph" w:styleId="ad">
    <w:name w:val="annotation text"/>
    <w:basedOn w:val="a1"/>
    <w:link w:val="ae"/>
    <w:uiPriority w:val="99"/>
    <w:unhideWhenUsed/>
    <w:rPr>
      <w:sz w:val="24"/>
      <w:szCs w:val="24"/>
    </w:rPr>
  </w:style>
  <w:style w:type="paragraph" w:styleId="af">
    <w:name w:val="annotation subject"/>
    <w:basedOn w:val="ad"/>
    <w:next w:val="ad"/>
    <w:link w:val="af0"/>
    <w:uiPriority w:val="99"/>
    <w:unhideWhenUsed/>
    <w:rPr>
      <w:b/>
      <w:bCs/>
      <w:sz w:val="20"/>
      <w:szCs w:val="20"/>
    </w:rPr>
  </w:style>
  <w:style w:type="paragraph" w:styleId="af1">
    <w:name w:val="Document Map"/>
    <w:basedOn w:val="a1"/>
    <w:link w:val="af2"/>
    <w:uiPriority w:val="99"/>
    <w:unhideWhenUsed/>
    <w:rPr>
      <w:rFonts w:ascii="Arial" w:hAnsi="Arial" w:cs="Tahoma"/>
      <w:kern w:val="0"/>
      <w:sz w:val="24"/>
      <w:szCs w:val="16"/>
      <w:lang w:val="en-GB" w:eastAsia="en-US"/>
    </w:rPr>
  </w:style>
  <w:style w:type="paragraph" w:styleId="af3">
    <w:name w:val="endnote text"/>
    <w:basedOn w:val="a1"/>
    <w:link w:val="af4"/>
    <w:uiPriority w:val="99"/>
    <w:unhideWhenUsed/>
    <w:rPr>
      <w:rFonts w:ascii="Arial" w:hAnsi="Arial" w:cs="Arial"/>
      <w:kern w:val="0"/>
      <w:sz w:val="24"/>
      <w:szCs w:val="20"/>
      <w:lang w:val="en-GB" w:eastAsia="en-US"/>
    </w:rPr>
  </w:style>
  <w:style w:type="paragraph" w:styleId="af5">
    <w:name w:val="envelope return"/>
    <w:basedOn w:val="a1"/>
    <w:uiPriority w:val="99"/>
    <w:unhideWhenUsed/>
    <w:rPr>
      <w:rFonts w:ascii="Arial" w:eastAsiaTheme="majorEastAsia" w:hAnsi="Arial" w:cstheme="majorBidi"/>
      <w:kern w:val="0"/>
      <w:sz w:val="24"/>
      <w:szCs w:val="20"/>
      <w:lang w:val="en-GB" w:eastAsia="en-US"/>
    </w:rPr>
  </w:style>
  <w:style w:type="paragraph" w:styleId="af6">
    <w:name w:val="footer"/>
    <w:basedOn w:val="a1"/>
    <w:link w:val="af7"/>
    <w:uiPriority w:val="99"/>
    <w:unhideWhenUsed/>
    <w:qFormat/>
    <w:pPr>
      <w:tabs>
        <w:tab w:val="center" w:pos="4153"/>
        <w:tab w:val="right" w:pos="8306"/>
      </w:tabs>
      <w:snapToGrid w:val="0"/>
    </w:pPr>
    <w:rPr>
      <w:sz w:val="18"/>
      <w:szCs w:val="18"/>
    </w:rPr>
  </w:style>
  <w:style w:type="paragraph" w:styleId="af8">
    <w:name w:val="footnote text"/>
    <w:basedOn w:val="a1"/>
    <w:link w:val="af9"/>
    <w:uiPriority w:val="99"/>
    <w:unhideWhenUsed/>
    <w:rPr>
      <w:kern w:val="0"/>
      <w:szCs w:val="20"/>
      <w:lang w:val="en-GB" w:eastAsia="en-US"/>
    </w:rPr>
  </w:style>
  <w:style w:type="paragraph" w:styleId="afa">
    <w:name w:val="header"/>
    <w:basedOn w:val="a1"/>
    <w:link w:val="afb"/>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1"/>
    <w:link w:val="HTML0"/>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Cs w:val="20"/>
      <w:lang w:eastAsia="en-US"/>
    </w:rPr>
  </w:style>
  <w:style w:type="paragraph" w:styleId="11">
    <w:name w:val="index 1"/>
    <w:basedOn w:val="a1"/>
    <w:next w:val="a1"/>
    <w:uiPriority w:val="99"/>
    <w:unhideWhenUsed/>
    <w:pPr>
      <w:ind w:left="240" w:hanging="240"/>
    </w:pPr>
    <w:rPr>
      <w:rFonts w:ascii="Arial" w:hAnsi="Arial" w:cs="Arial"/>
      <w:kern w:val="0"/>
      <w:sz w:val="24"/>
      <w:szCs w:val="24"/>
      <w:lang w:val="en-GB" w:eastAsia="en-US"/>
    </w:rPr>
  </w:style>
  <w:style w:type="paragraph" w:styleId="afc">
    <w:name w:val="index heading"/>
    <w:basedOn w:val="a1"/>
    <w:next w:val="11"/>
    <w:uiPriority w:val="99"/>
    <w:unhideWhenUsed/>
    <w:pPr>
      <w:spacing w:before="120" w:line="276" w:lineRule="auto"/>
    </w:pPr>
    <w:rPr>
      <w:rFonts w:ascii="Arial" w:eastAsiaTheme="majorEastAsia" w:hAnsi="Arial" w:cstheme="majorBidi"/>
      <w:b/>
      <w:bCs/>
      <w:kern w:val="0"/>
      <w:sz w:val="24"/>
      <w:szCs w:val="24"/>
      <w:lang w:val="en-GB" w:eastAsia="en-US"/>
    </w:rPr>
  </w:style>
  <w:style w:type="paragraph" w:styleId="a0">
    <w:name w:val="List Bullet"/>
    <w:basedOn w:val="a1"/>
    <w:uiPriority w:val="99"/>
    <w:unhideWhenUsed/>
    <w:pPr>
      <w:numPr>
        <w:numId w:val="1"/>
      </w:numPr>
      <w:spacing w:before="120" w:line="276" w:lineRule="auto"/>
      <w:contextualSpacing/>
    </w:pPr>
    <w:rPr>
      <w:rFonts w:ascii="Arial" w:hAnsi="Arial" w:cs="Arial"/>
      <w:kern w:val="0"/>
      <w:sz w:val="24"/>
      <w:szCs w:val="24"/>
      <w:lang w:val="en-GB" w:eastAsia="en-US"/>
    </w:rPr>
  </w:style>
  <w:style w:type="paragraph" w:styleId="a">
    <w:name w:val="List Number"/>
    <w:basedOn w:val="a1"/>
    <w:uiPriority w:val="99"/>
    <w:unhideWhenUsed/>
    <w:pPr>
      <w:numPr>
        <w:numId w:val="2"/>
      </w:numPr>
      <w:spacing w:before="120" w:line="276" w:lineRule="auto"/>
      <w:contextualSpacing/>
    </w:pPr>
    <w:rPr>
      <w:rFonts w:ascii="Arial" w:hAnsi="Arial" w:cs="Arial"/>
      <w:kern w:val="0"/>
      <w:sz w:val="24"/>
      <w:szCs w:val="24"/>
      <w:lang w:val="en-GB" w:eastAsia="en-US"/>
    </w:rPr>
  </w:style>
  <w:style w:type="paragraph" w:styleId="afd">
    <w:name w:val="Message Header"/>
    <w:basedOn w:val="a1"/>
    <w:link w:val="afe"/>
    <w:uiPriority w:val="99"/>
    <w:unhideWhenUsed/>
    <w:pPr>
      <w:pBdr>
        <w:top w:val="single" w:sz="6" w:space="1" w:color="auto"/>
        <w:left w:val="single" w:sz="6" w:space="1" w:color="auto"/>
        <w:bottom w:val="single" w:sz="6" w:space="1" w:color="auto"/>
        <w:right w:val="single" w:sz="6" w:space="1" w:color="auto"/>
      </w:pBdr>
      <w:shd w:val="pct20" w:color="auto" w:fill="auto"/>
      <w:ind w:left="1134" w:hanging="1134"/>
    </w:pPr>
    <w:rPr>
      <w:rFonts w:ascii="Arial" w:eastAsiaTheme="majorEastAsia" w:hAnsi="Arial" w:cstheme="majorBidi"/>
      <w:kern w:val="0"/>
      <w:sz w:val="24"/>
      <w:szCs w:val="24"/>
      <w:lang w:val="en-GB" w:eastAsia="en-US"/>
    </w:rPr>
  </w:style>
  <w:style w:type="paragraph" w:styleId="aff">
    <w:name w:val="Normal (Web)"/>
    <w:basedOn w:val="a1"/>
    <w:uiPriority w:val="99"/>
    <w:unhideWhenUsed/>
    <w:pPr>
      <w:spacing w:before="100" w:beforeAutospacing="1" w:after="100" w:afterAutospacing="1"/>
    </w:pPr>
    <w:rPr>
      <w:rFonts w:ascii="Times New Roman" w:eastAsia="Times New Roman" w:hAnsi="Times New Roman" w:cs="Times New Roman"/>
      <w:kern w:val="0"/>
      <w:sz w:val="24"/>
      <w:szCs w:val="24"/>
      <w:lang w:val="en-GB" w:eastAsia="en-GB"/>
    </w:rPr>
  </w:style>
  <w:style w:type="paragraph" w:styleId="aff0">
    <w:name w:val="Plain Text"/>
    <w:basedOn w:val="a1"/>
    <w:link w:val="aff1"/>
    <w:uiPriority w:val="99"/>
    <w:unhideWhenUsed/>
    <w:rPr>
      <w:rFonts w:ascii="Consolas" w:hAnsi="Consolas" w:cs="Arial"/>
      <w:kern w:val="0"/>
      <w:sz w:val="24"/>
      <w:szCs w:val="21"/>
      <w:lang w:val="en-GB" w:eastAsia="en-US"/>
    </w:rPr>
  </w:style>
  <w:style w:type="paragraph" w:styleId="aff2">
    <w:name w:val="Subtitle"/>
    <w:basedOn w:val="a1"/>
    <w:next w:val="a1"/>
    <w:link w:val="aff3"/>
    <w:uiPriority w:val="11"/>
    <w:qFormat/>
    <w:pPr>
      <w:keepNext/>
      <w:spacing w:before="120" w:line="276" w:lineRule="auto"/>
    </w:pPr>
    <w:rPr>
      <w:rFonts w:ascii="Arial" w:eastAsiaTheme="majorEastAsia" w:hAnsi="Arial" w:cs="Arial"/>
      <w:iCs/>
      <w:spacing w:val="15"/>
      <w:kern w:val="0"/>
      <w:sz w:val="28"/>
      <w:szCs w:val="24"/>
      <w:lang w:val="en-GB" w:eastAsia="en-US"/>
    </w:rPr>
  </w:style>
  <w:style w:type="paragraph" w:styleId="aff4">
    <w:name w:val="table of figures"/>
    <w:basedOn w:val="a1"/>
    <w:next w:val="a1"/>
    <w:uiPriority w:val="99"/>
    <w:unhideWhenUsed/>
    <w:pPr>
      <w:spacing w:before="120" w:line="276" w:lineRule="auto"/>
    </w:pPr>
    <w:rPr>
      <w:rFonts w:ascii="Arial" w:hAnsi="Arial" w:cs="Arial"/>
      <w:kern w:val="0"/>
      <w:sz w:val="24"/>
      <w:szCs w:val="24"/>
      <w:lang w:val="en-GB" w:eastAsia="en-US"/>
    </w:rPr>
  </w:style>
  <w:style w:type="paragraph" w:styleId="aff5">
    <w:name w:val="Title"/>
    <w:basedOn w:val="a1"/>
    <w:next w:val="a1"/>
    <w:link w:val="aff6"/>
    <w:uiPriority w:val="10"/>
    <w:qFormat/>
    <w:pPr>
      <w:keepNext/>
      <w:pBdr>
        <w:bottom w:val="single" w:sz="8" w:space="4" w:color="auto"/>
      </w:pBdr>
      <w:spacing w:before="240" w:after="120"/>
      <w:contextualSpacing/>
      <w:outlineLvl w:val="0"/>
    </w:pPr>
    <w:rPr>
      <w:rFonts w:ascii="Arial" w:eastAsiaTheme="majorEastAsia" w:hAnsi="Arial" w:cs="Arial"/>
      <w:b/>
      <w:spacing w:val="5"/>
      <w:kern w:val="0"/>
      <w:sz w:val="36"/>
      <w:szCs w:val="52"/>
      <w:lang w:val="en-GB" w:eastAsia="en-US"/>
    </w:rPr>
  </w:style>
  <w:style w:type="paragraph" w:styleId="aff7">
    <w:name w:val="toa heading"/>
    <w:basedOn w:val="a1"/>
    <w:next w:val="a1"/>
    <w:uiPriority w:val="99"/>
    <w:unhideWhenUsed/>
    <w:pPr>
      <w:spacing w:before="120" w:line="276" w:lineRule="auto"/>
    </w:pPr>
    <w:rPr>
      <w:rFonts w:ascii="Arial" w:eastAsiaTheme="majorEastAsia" w:hAnsi="Arial" w:cstheme="majorBidi"/>
      <w:b/>
      <w:bCs/>
      <w:kern w:val="0"/>
      <w:sz w:val="28"/>
      <w:szCs w:val="24"/>
      <w:lang w:val="en-GB" w:eastAsia="en-US"/>
    </w:rPr>
  </w:style>
  <w:style w:type="character" w:styleId="aff8">
    <w:name w:val="annotation reference"/>
    <w:basedOn w:val="a2"/>
    <w:uiPriority w:val="99"/>
    <w:unhideWhenUsed/>
    <w:rPr>
      <w:sz w:val="18"/>
      <w:szCs w:val="18"/>
    </w:rPr>
  </w:style>
  <w:style w:type="character" w:styleId="aff9">
    <w:name w:val="Emphasis"/>
    <w:basedOn w:val="a2"/>
    <w:uiPriority w:val="20"/>
    <w:qFormat/>
    <w:rPr>
      <w:i/>
      <w:iCs/>
    </w:rPr>
  </w:style>
  <w:style w:type="character" w:styleId="affa">
    <w:name w:val="endnote reference"/>
    <w:basedOn w:val="a2"/>
    <w:uiPriority w:val="99"/>
    <w:unhideWhenUsed/>
    <w:rPr>
      <w:vertAlign w:val="superscript"/>
    </w:rPr>
  </w:style>
  <w:style w:type="character" w:styleId="affb">
    <w:name w:val="FollowedHyperlink"/>
    <w:uiPriority w:val="99"/>
    <w:unhideWhenUsed/>
    <w:qFormat/>
    <w:rPr>
      <w:color w:val="800080"/>
      <w:u w:val="single"/>
    </w:rPr>
  </w:style>
  <w:style w:type="character" w:styleId="affc">
    <w:name w:val="footnote reference"/>
    <w:basedOn w:val="a2"/>
    <w:uiPriority w:val="99"/>
    <w:unhideWhenUsed/>
    <w:rPr>
      <w:vertAlign w:val="superscript"/>
    </w:rPr>
  </w:style>
  <w:style w:type="character" w:styleId="HTML1">
    <w:name w:val="HTML Cite"/>
    <w:basedOn w:val="a2"/>
    <w:uiPriority w:val="99"/>
    <w:unhideWhenUsed/>
    <w:rPr>
      <w:i/>
      <w:iCs/>
    </w:rPr>
  </w:style>
  <w:style w:type="character" w:styleId="affd">
    <w:name w:val="Hyperlink"/>
    <w:uiPriority w:val="99"/>
    <w:unhideWhenUsed/>
    <w:qFormat/>
    <w:rPr>
      <w:color w:val="0000FF"/>
      <w:u w:val="single"/>
    </w:rPr>
  </w:style>
  <w:style w:type="character" w:styleId="affe">
    <w:name w:val="line number"/>
    <w:basedOn w:val="a2"/>
    <w:uiPriority w:val="99"/>
    <w:unhideWhenUsed/>
    <w:qFormat/>
  </w:style>
  <w:style w:type="character" w:styleId="afff">
    <w:name w:val="Strong"/>
    <w:basedOn w:val="a2"/>
    <w:uiPriority w:val="99"/>
    <w:qFormat/>
    <w:rPr>
      <w:b/>
      <w:bCs/>
    </w:rPr>
  </w:style>
  <w:style w:type="table" w:styleId="afff0">
    <w:name w:val="Table Grid"/>
    <w:basedOn w:val="a3"/>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1">
    <w:name w:val="Light Shading"/>
    <w:basedOn w:val="a3"/>
    <w:uiPriority w:val="60"/>
    <w:qFormat/>
    <w:rPr>
      <w:color w:val="000000"/>
      <w:sz w:val="22"/>
      <w:szCs w:val="22"/>
      <w:lang w:val="en-AU" w:eastAsia="en-US"/>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afb">
    <w:name w:val="页眉 字符"/>
    <w:link w:val="afa"/>
    <w:uiPriority w:val="99"/>
    <w:qFormat/>
    <w:rPr>
      <w:sz w:val="18"/>
      <w:szCs w:val="18"/>
    </w:rPr>
  </w:style>
  <w:style w:type="character" w:customStyle="1" w:styleId="af7">
    <w:name w:val="页脚 字符"/>
    <w:link w:val="af6"/>
    <w:uiPriority w:val="99"/>
    <w:qFormat/>
    <w:rPr>
      <w:sz w:val="18"/>
      <w:szCs w:val="18"/>
    </w:rPr>
  </w:style>
  <w:style w:type="character" w:customStyle="1" w:styleId="a6">
    <w:name w:val="批注框文本 字符"/>
    <w:link w:val="a5"/>
    <w:uiPriority w:val="99"/>
    <w:semiHidden/>
    <w:qFormat/>
    <w:rPr>
      <w:sz w:val="18"/>
      <w:szCs w:val="18"/>
    </w:rPr>
  </w:style>
  <w:style w:type="paragraph" w:customStyle="1" w:styleId="12">
    <w:name w:val="列表段落1"/>
    <w:basedOn w:val="a1"/>
    <w:link w:val="afff2"/>
    <w:uiPriority w:val="34"/>
    <w:qFormat/>
    <w:pPr>
      <w:ind w:firstLineChars="200" w:firstLine="420"/>
    </w:pPr>
    <w:rPr>
      <w:sz w:val="24"/>
      <w:szCs w:val="24"/>
    </w:rPr>
  </w:style>
  <w:style w:type="character" w:customStyle="1" w:styleId="st">
    <w:name w:val="st"/>
    <w:qFormat/>
  </w:style>
  <w:style w:type="character" w:customStyle="1" w:styleId="value">
    <w:name w:val="value"/>
    <w:basedOn w:val="a2"/>
    <w:qFormat/>
  </w:style>
  <w:style w:type="paragraph" w:customStyle="1" w:styleId="13">
    <w:name w:val="列出段落1"/>
    <w:basedOn w:val="a1"/>
    <w:uiPriority w:val="99"/>
    <w:qFormat/>
    <w:pPr>
      <w:ind w:left="720"/>
      <w:contextualSpacing/>
    </w:pPr>
    <w:rPr>
      <w:rFonts w:ascii="Geneva" w:eastAsia="宋体" w:hAnsi="Geneva" w:cs="Times New Roman"/>
      <w:kern w:val="0"/>
      <w:sz w:val="24"/>
      <w:szCs w:val="24"/>
      <w:lang w:eastAsia="en-US"/>
    </w:rPr>
  </w:style>
  <w:style w:type="character" w:customStyle="1" w:styleId="apple-converted-space">
    <w:name w:val="apple-converted-space"/>
    <w:basedOn w:val="a2"/>
    <w:qFormat/>
  </w:style>
  <w:style w:type="character" w:customStyle="1" w:styleId="10">
    <w:name w:val="标题 1 字符"/>
    <w:basedOn w:val="a2"/>
    <w:link w:val="1"/>
    <w:uiPriority w:val="9"/>
    <w:rPr>
      <w:rFonts w:asciiTheme="majorHAnsi" w:eastAsiaTheme="majorEastAsia" w:hAnsiTheme="majorHAnsi" w:cstheme="majorBidi"/>
      <w:b/>
      <w:bCs/>
      <w:color w:val="345A8A" w:themeColor="accent1" w:themeShade="B5"/>
      <w:sz w:val="32"/>
      <w:szCs w:val="32"/>
      <w:lang w:eastAsia="en-US"/>
    </w:rPr>
  </w:style>
  <w:style w:type="character" w:customStyle="1" w:styleId="20">
    <w:name w:val="标题 2 字符"/>
    <w:basedOn w:val="a2"/>
    <w:link w:val="2"/>
    <w:uiPriority w:val="9"/>
    <w:rPr>
      <w:rFonts w:asciiTheme="majorHAnsi" w:eastAsiaTheme="majorEastAsia" w:hAnsiTheme="majorHAnsi" w:cstheme="majorBidi"/>
      <w:b/>
      <w:bCs/>
      <w:color w:val="4F81BD" w:themeColor="accent1"/>
      <w:sz w:val="26"/>
      <w:szCs w:val="26"/>
      <w:lang w:eastAsia="en-US"/>
    </w:rPr>
  </w:style>
  <w:style w:type="character" w:customStyle="1" w:styleId="afff2">
    <w:name w:val="列表段落 字符"/>
    <w:basedOn w:val="a2"/>
    <w:link w:val="12"/>
    <w:uiPriority w:val="34"/>
    <w:qFormat/>
    <w:rPr>
      <w:rFonts w:asciiTheme="minorHAnsi" w:eastAsiaTheme="minorEastAsia" w:hAnsiTheme="minorHAnsi" w:cstheme="minorBidi"/>
      <w:kern w:val="2"/>
      <w:sz w:val="24"/>
      <w:szCs w:val="24"/>
      <w:lang w:eastAsia="ko-KR"/>
    </w:rPr>
  </w:style>
  <w:style w:type="paragraph" w:customStyle="1" w:styleId="EndNoteBibliography">
    <w:name w:val="EndNote Bibliography"/>
    <w:basedOn w:val="a1"/>
    <w:link w:val="EndNoteBibliographyChar"/>
    <w:pPr>
      <w:spacing w:after="160"/>
    </w:pPr>
    <w:rPr>
      <w:rFonts w:ascii="Cambria" w:hAnsi="Cambria"/>
      <w:lang w:eastAsia="en-US"/>
    </w:rPr>
  </w:style>
  <w:style w:type="character" w:customStyle="1" w:styleId="EndNoteBibliographyChar">
    <w:name w:val="EndNote Bibliography Char"/>
    <w:basedOn w:val="afff2"/>
    <w:link w:val="EndNoteBibliography"/>
    <w:rPr>
      <w:rFonts w:ascii="Cambria" w:eastAsiaTheme="minorEastAsia" w:hAnsi="Cambria" w:cstheme="minorBidi"/>
      <w:kern w:val="2"/>
      <w:sz w:val="24"/>
      <w:szCs w:val="22"/>
      <w:lang w:eastAsia="en-US"/>
    </w:rPr>
  </w:style>
  <w:style w:type="paragraph" w:customStyle="1" w:styleId="ColorfulList-Accent11">
    <w:name w:val="Colorful List - Accent 11"/>
    <w:basedOn w:val="a1"/>
    <w:qFormat/>
    <w:pPr>
      <w:ind w:left="720"/>
    </w:pPr>
    <w:rPr>
      <w:rFonts w:ascii="Cambria" w:eastAsia="Cambria" w:hAnsi="Cambria" w:cs="Times New Roman"/>
      <w:kern w:val="0"/>
      <w:sz w:val="24"/>
      <w:szCs w:val="20"/>
      <w:lang w:eastAsia="en-US"/>
    </w:rPr>
  </w:style>
  <w:style w:type="character" w:customStyle="1" w:styleId="ae">
    <w:name w:val="批注文字 字符"/>
    <w:basedOn w:val="a2"/>
    <w:link w:val="ad"/>
    <w:uiPriority w:val="99"/>
    <w:semiHidden/>
    <w:rPr>
      <w:rFonts w:asciiTheme="minorHAnsi" w:eastAsiaTheme="minorEastAsia" w:hAnsiTheme="minorHAnsi" w:cstheme="minorBidi"/>
      <w:kern w:val="2"/>
      <w:sz w:val="24"/>
      <w:szCs w:val="24"/>
      <w:lang w:eastAsia="ko-KR"/>
    </w:rPr>
  </w:style>
  <w:style w:type="character" w:customStyle="1" w:styleId="af0">
    <w:name w:val="批注主题 字符"/>
    <w:basedOn w:val="ae"/>
    <w:link w:val="af"/>
    <w:uiPriority w:val="99"/>
    <w:semiHidden/>
    <w:rPr>
      <w:rFonts w:asciiTheme="minorHAnsi" w:eastAsiaTheme="minorEastAsia" w:hAnsiTheme="minorHAnsi" w:cstheme="minorBidi"/>
      <w:b/>
      <w:bCs/>
      <w:kern w:val="2"/>
      <w:sz w:val="24"/>
      <w:szCs w:val="24"/>
      <w:lang w:eastAsia="ko-KR"/>
    </w:rPr>
  </w:style>
  <w:style w:type="character" w:customStyle="1" w:styleId="30">
    <w:name w:val="标题 3 字符"/>
    <w:basedOn w:val="a2"/>
    <w:link w:val="3"/>
    <w:uiPriority w:val="9"/>
    <w:rPr>
      <w:rFonts w:ascii="Arial" w:eastAsiaTheme="majorEastAsia" w:hAnsi="Arial" w:cs="Arial"/>
      <w:b/>
      <w:bCs/>
      <w:sz w:val="24"/>
      <w:szCs w:val="24"/>
      <w:lang w:val="en-GB" w:eastAsia="en-US"/>
    </w:rPr>
  </w:style>
  <w:style w:type="character" w:customStyle="1" w:styleId="40">
    <w:name w:val="标题 4 字符"/>
    <w:basedOn w:val="a2"/>
    <w:link w:val="4"/>
    <w:uiPriority w:val="9"/>
    <w:rPr>
      <w:rFonts w:ascii="Arial" w:eastAsiaTheme="majorEastAsia" w:hAnsi="Arial" w:cs="Arial"/>
      <w:b/>
      <w:bCs/>
      <w:iCs/>
      <w:sz w:val="24"/>
      <w:szCs w:val="24"/>
      <w:lang w:val="en-GB" w:eastAsia="en-US"/>
    </w:rPr>
  </w:style>
  <w:style w:type="character" w:customStyle="1" w:styleId="50">
    <w:name w:val="标题 5 字符"/>
    <w:basedOn w:val="a2"/>
    <w:link w:val="5"/>
    <w:uiPriority w:val="9"/>
    <w:rPr>
      <w:rFonts w:ascii="Arial" w:eastAsiaTheme="majorEastAsia" w:hAnsi="Arial" w:cs="Arial"/>
      <w:b/>
      <w:sz w:val="24"/>
      <w:szCs w:val="24"/>
      <w:lang w:val="en-GB" w:eastAsia="en-US"/>
    </w:rPr>
  </w:style>
  <w:style w:type="character" w:customStyle="1" w:styleId="60">
    <w:name w:val="标题 6 字符"/>
    <w:basedOn w:val="a2"/>
    <w:link w:val="6"/>
    <w:uiPriority w:val="9"/>
    <w:rPr>
      <w:rFonts w:ascii="Arial" w:eastAsiaTheme="majorEastAsia" w:hAnsi="Arial" w:cs="Arial"/>
      <w:b/>
      <w:iCs/>
      <w:sz w:val="24"/>
      <w:szCs w:val="24"/>
      <w:lang w:val="en-GB" w:eastAsia="en-US"/>
    </w:rPr>
  </w:style>
  <w:style w:type="character" w:customStyle="1" w:styleId="70">
    <w:name w:val="标题 7 字符"/>
    <w:basedOn w:val="a2"/>
    <w:link w:val="7"/>
    <w:uiPriority w:val="9"/>
    <w:rPr>
      <w:rFonts w:ascii="Arial" w:eastAsiaTheme="majorEastAsia" w:hAnsi="Arial" w:cstheme="majorBidi"/>
      <w:b/>
      <w:i/>
      <w:iCs/>
      <w:sz w:val="24"/>
      <w:szCs w:val="24"/>
      <w:lang w:val="en-GB" w:eastAsia="en-US"/>
    </w:rPr>
  </w:style>
  <w:style w:type="character" w:customStyle="1" w:styleId="80">
    <w:name w:val="标题 8 字符"/>
    <w:basedOn w:val="a2"/>
    <w:link w:val="8"/>
    <w:uiPriority w:val="9"/>
    <w:rPr>
      <w:rFonts w:ascii="Arial" w:eastAsiaTheme="majorEastAsia" w:hAnsi="Arial" w:cstheme="majorBidi"/>
      <w:sz w:val="24"/>
      <w:lang w:val="en-GB" w:eastAsia="en-US"/>
    </w:rPr>
  </w:style>
  <w:style w:type="character" w:customStyle="1" w:styleId="90">
    <w:name w:val="标题 9 字符"/>
    <w:basedOn w:val="a2"/>
    <w:link w:val="9"/>
    <w:uiPriority w:val="9"/>
    <w:rPr>
      <w:rFonts w:ascii="Arial" w:eastAsiaTheme="majorEastAsia" w:hAnsi="Arial" w:cstheme="majorBidi"/>
      <w:i/>
      <w:iCs/>
      <w:sz w:val="24"/>
      <w:lang w:val="en-GB" w:eastAsia="en-US"/>
    </w:rPr>
  </w:style>
  <w:style w:type="paragraph" w:customStyle="1" w:styleId="Subheading">
    <w:name w:val="Subheading"/>
    <w:basedOn w:val="a1"/>
    <w:next w:val="a1"/>
    <w:link w:val="SubheadingChar"/>
    <w:pPr>
      <w:keepNext/>
      <w:spacing w:before="120" w:line="276" w:lineRule="auto"/>
    </w:pPr>
    <w:rPr>
      <w:rFonts w:ascii="Arial" w:hAnsi="Arial" w:cs="Arial"/>
      <w:b/>
      <w:kern w:val="0"/>
      <w:sz w:val="24"/>
      <w:szCs w:val="24"/>
      <w:lang w:val="en-GB" w:eastAsia="en-US"/>
    </w:rPr>
  </w:style>
  <w:style w:type="character" w:customStyle="1" w:styleId="SubheadingChar">
    <w:name w:val="Subheading Char"/>
    <w:basedOn w:val="a2"/>
    <w:link w:val="Subheading"/>
    <w:rPr>
      <w:rFonts w:ascii="Arial" w:eastAsiaTheme="minorEastAsia" w:hAnsi="Arial" w:cs="Arial"/>
      <w:b/>
      <w:sz w:val="24"/>
      <w:szCs w:val="24"/>
      <w:lang w:val="en-GB" w:eastAsia="en-US"/>
    </w:rPr>
  </w:style>
  <w:style w:type="character" w:customStyle="1" w:styleId="aff6">
    <w:name w:val="标题 字符"/>
    <w:basedOn w:val="a2"/>
    <w:link w:val="aff5"/>
    <w:uiPriority w:val="10"/>
    <w:rPr>
      <w:rFonts w:ascii="Arial" w:eastAsiaTheme="majorEastAsia" w:hAnsi="Arial" w:cs="Arial"/>
      <w:b/>
      <w:spacing w:val="5"/>
      <w:sz w:val="36"/>
      <w:szCs w:val="52"/>
      <w:lang w:val="en-GB" w:eastAsia="en-US"/>
    </w:rPr>
  </w:style>
  <w:style w:type="character" w:customStyle="1" w:styleId="aff3">
    <w:name w:val="副标题 字符"/>
    <w:basedOn w:val="a2"/>
    <w:link w:val="aff2"/>
    <w:uiPriority w:val="11"/>
    <w:rPr>
      <w:rFonts w:ascii="Arial" w:eastAsiaTheme="majorEastAsia" w:hAnsi="Arial" w:cs="Arial"/>
      <w:iCs/>
      <w:spacing w:val="15"/>
      <w:sz w:val="28"/>
      <w:szCs w:val="24"/>
      <w:lang w:val="en-GB" w:eastAsia="en-US"/>
    </w:rPr>
  </w:style>
  <w:style w:type="paragraph" w:customStyle="1" w:styleId="14">
    <w:name w:val="引用1"/>
    <w:basedOn w:val="a1"/>
    <w:next w:val="a1"/>
    <w:link w:val="afff3"/>
    <w:uiPriority w:val="29"/>
    <w:qFormat/>
    <w:pPr>
      <w:spacing w:before="120" w:line="276" w:lineRule="auto"/>
      <w:ind w:left="794" w:right="794"/>
    </w:pPr>
    <w:rPr>
      <w:rFonts w:ascii="Arial" w:hAnsi="Arial" w:cs="Arial"/>
      <w:i/>
      <w:iCs/>
      <w:kern w:val="0"/>
      <w:sz w:val="24"/>
      <w:szCs w:val="24"/>
      <w:lang w:val="en-GB" w:eastAsia="en-US"/>
    </w:rPr>
  </w:style>
  <w:style w:type="character" w:customStyle="1" w:styleId="afff3">
    <w:name w:val="引用 字符"/>
    <w:basedOn w:val="a2"/>
    <w:link w:val="14"/>
    <w:uiPriority w:val="29"/>
    <w:rPr>
      <w:rFonts w:ascii="Arial" w:eastAsiaTheme="minorEastAsia" w:hAnsi="Arial" w:cs="Arial"/>
      <w:i/>
      <w:iCs/>
      <w:sz w:val="24"/>
      <w:szCs w:val="24"/>
      <w:lang w:val="en-GB" w:eastAsia="en-US"/>
    </w:rPr>
  </w:style>
  <w:style w:type="character" w:customStyle="1" w:styleId="QuoteChar">
    <w:name w:val="Quote Char"/>
    <w:basedOn w:val="a2"/>
    <w:uiPriority w:val="29"/>
    <w:rPr>
      <w:rFonts w:ascii="Arial" w:hAnsi="Arial" w:cs="Arial"/>
      <w:i/>
      <w:iCs/>
      <w:color w:val="000000" w:themeColor="text1"/>
      <w:sz w:val="28"/>
    </w:rPr>
  </w:style>
  <w:style w:type="character" w:customStyle="1" w:styleId="15">
    <w:name w:val="明显强调1"/>
    <w:basedOn w:val="a2"/>
    <w:uiPriority w:val="21"/>
    <w:qFormat/>
    <w:rPr>
      <w:b/>
      <w:bCs/>
      <w:i/>
      <w:iCs/>
      <w:color w:val="auto"/>
    </w:rPr>
  </w:style>
  <w:style w:type="paragraph" w:customStyle="1" w:styleId="16">
    <w:name w:val="明显引用1"/>
    <w:basedOn w:val="a1"/>
    <w:next w:val="a1"/>
    <w:link w:val="afff4"/>
    <w:uiPriority w:val="30"/>
    <w:qFormat/>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afff4">
    <w:name w:val="明显引用 字符"/>
    <w:basedOn w:val="a2"/>
    <w:link w:val="16"/>
    <w:uiPriority w:val="30"/>
    <w:rPr>
      <w:rFonts w:ascii="Arial" w:eastAsiaTheme="minorEastAsia" w:hAnsi="Arial" w:cs="Arial"/>
      <w:b/>
      <w:bCs/>
      <w:i/>
      <w:iCs/>
      <w:sz w:val="24"/>
      <w:szCs w:val="24"/>
      <w:lang w:val="en-GB" w:eastAsia="en-US"/>
    </w:rPr>
  </w:style>
  <w:style w:type="character" w:customStyle="1" w:styleId="17">
    <w:name w:val="不明显参考1"/>
    <w:basedOn w:val="a2"/>
    <w:uiPriority w:val="31"/>
    <w:qFormat/>
    <w:rPr>
      <w:smallCaps/>
      <w:color w:val="auto"/>
      <w:u w:val="single"/>
    </w:rPr>
  </w:style>
  <w:style w:type="character" w:customStyle="1" w:styleId="18">
    <w:name w:val="明显参考1"/>
    <w:basedOn w:val="a2"/>
    <w:uiPriority w:val="32"/>
    <w:qFormat/>
    <w:rPr>
      <w:b/>
      <w:bCs/>
      <w:smallCaps/>
      <w:color w:val="auto"/>
      <w:spacing w:val="5"/>
      <w:u w:val="single"/>
    </w:rPr>
  </w:style>
  <w:style w:type="paragraph" w:customStyle="1" w:styleId="TOC1">
    <w:name w:val="TOC 标题1"/>
    <w:basedOn w:val="1"/>
    <w:next w:val="a1"/>
    <w:uiPriority w:val="39"/>
    <w:unhideWhenUsed/>
    <w:qFormat/>
    <w:pPr>
      <w:spacing w:line="276" w:lineRule="auto"/>
      <w:outlineLvl w:val="9"/>
    </w:pPr>
    <w:rPr>
      <w:rFonts w:ascii="Arial" w:hAnsi="Arial"/>
      <w:color w:val="auto"/>
      <w:sz w:val="28"/>
      <w:szCs w:val="28"/>
      <w:lang w:val="en-GB"/>
    </w:rPr>
  </w:style>
  <w:style w:type="character" w:customStyle="1" w:styleId="19">
    <w:name w:val="占位符文本1"/>
    <w:basedOn w:val="a2"/>
    <w:uiPriority w:val="99"/>
    <w:semiHidden/>
    <w:rPr>
      <w:color w:val="auto"/>
    </w:rPr>
  </w:style>
  <w:style w:type="character" w:customStyle="1" w:styleId="aff1">
    <w:name w:val="纯文本 字符"/>
    <w:basedOn w:val="a2"/>
    <w:link w:val="aff0"/>
    <w:uiPriority w:val="99"/>
    <w:semiHidden/>
    <w:rPr>
      <w:rFonts w:ascii="Consolas" w:eastAsiaTheme="minorEastAsia" w:hAnsi="Consolas" w:cs="Arial"/>
      <w:sz w:val="24"/>
      <w:szCs w:val="21"/>
      <w:lang w:val="en-GB" w:eastAsia="en-US"/>
    </w:rPr>
  </w:style>
  <w:style w:type="character" w:customStyle="1" w:styleId="32">
    <w:name w:val="正文文本 3 字符"/>
    <w:basedOn w:val="a2"/>
    <w:link w:val="31"/>
    <w:uiPriority w:val="99"/>
    <w:semiHidden/>
    <w:rPr>
      <w:rFonts w:ascii="Arial" w:eastAsiaTheme="minorEastAsia" w:hAnsi="Arial" w:cs="Arial"/>
      <w:szCs w:val="16"/>
      <w:lang w:val="en-GB" w:eastAsia="en-US"/>
    </w:rPr>
  </w:style>
  <w:style w:type="character" w:customStyle="1" w:styleId="a9">
    <w:name w:val="正文文本 字符"/>
    <w:basedOn w:val="a2"/>
    <w:link w:val="a8"/>
    <w:uiPriority w:val="99"/>
    <w:rPr>
      <w:rFonts w:ascii="Arial" w:eastAsiaTheme="minorEastAsia" w:hAnsi="Arial" w:cs="Arial"/>
      <w:sz w:val="24"/>
      <w:szCs w:val="24"/>
      <w:lang w:val="en-GB" w:eastAsia="en-US"/>
    </w:rPr>
  </w:style>
  <w:style w:type="character" w:customStyle="1" w:styleId="ab">
    <w:name w:val="正文文本首行缩进 字符"/>
    <w:basedOn w:val="a9"/>
    <w:link w:val="aa"/>
    <w:uiPriority w:val="99"/>
    <w:rPr>
      <w:rFonts w:ascii="Arial" w:eastAsiaTheme="minorEastAsia" w:hAnsi="Arial" w:cs="Arial"/>
      <w:sz w:val="24"/>
      <w:szCs w:val="24"/>
      <w:lang w:val="en-GB" w:eastAsia="en-US"/>
    </w:rPr>
  </w:style>
  <w:style w:type="character" w:customStyle="1" w:styleId="34">
    <w:name w:val="正文文本缩进 3 字符"/>
    <w:basedOn w:val="a2"/>
    <w:link w:val="33"/>
    <w:uiPriority w:val="99"/>
    <w:rPr>
      <w:rFonts w:ascii="Arial" w:eastAsiaTheme="minorEastAsia" w:hAnsi="Arial" w:cs="Arial"/>
      <w:szCs w:val="16"/>
      <w:lang w:val="en-GB" w:eastAsia="en-US"/>
    </w:rPr>
  </w:style>
  <w:style w:type="character" w:customStyle="1" w:styleId="af2">
    <w:name w:val="文档结构图 字符"/>
    <w:basedOn w:val="a2"/>
    <w:link w:val="af1"/>
    <w:uiPriority w:val="99"/>
    <w:semiHidden/>
    <w:rPr>
      <w:rFonts w:ascii="Arial" w:eastAsiaTheme="minorEastAsia" w:hAnsi="Arial" w:cs="Tahoma"/>
      <w:sz w:val="24"/>
      <w:szCs w:val="16"/>
      <w:lang w:val="en-GB" w:eastAsia="en-US"/>
    </w:rPr>
  </w:style>
  <w:style w:type="character" w:customStyle="1" w:styleId="af4">
    <w:name w:val="尾注文本 字符"/>
    <w:basedOn w:val="a2"/>
    <w:link w:val="af3"/>
    <w:uiPriority w:val="99"/>
    <w:rPr>
      <w:rFonts w:ascii="Arial" w:eastAsiaTheme="minorEastAsia" w:hAnsi="Arial" w:cs="Arial"/>
      <w:sz w:val="24"/>
      <w:lang w:val="en-GB" w:eastAsia="en-US"/>
    </w:rPr>
  </w:style>
  <w:style w:type="character" w:customStyle="1" w:styleId="afe">
    <w:name w:val="信息标题 字符"/>
    <w:basedOn w:val="a2"/>
    <w:link w:val="afd"/>
    <w:uiPriority w:val="99"/>
    <w:semiHidden/>
    <w:rPr>
      <w:rFonts w:ascii="Arial" w:eastAsiaTheme="majorEastAsia" w:hAnsi="Arial" w:cstheme="majorBidi"/>
      <w:sz w:val="24"/>
      <w:szCs w:val="24"/>
      <w:shd w:val="pct20" w:color="auto" w:fill="auto"/>
      <w:lang w:val="en-GB" w:eastAsia="en-US"/>
    </w:rPr>
  </w:style>
  <w:style w:type="paragraph" w:customStyle="1" w:styleId="1a">
    <w:name w:val="无间隔1"/>
    <w:uiPriority w:val="1"/>
    <w:qFormat/>
    <w:rPr>
      <w:rFonts w:ascii="Arial" w:eastAsiaTheme="minorEastAsia" w:hAnsi="Arial" w:cs="Arial"/>
      <w:sz w:val="24"/>
      <w:szCs w:val="24"/>
      <w:lang w:val="en-GB" w:eastAsia="en-US"/>
    </w:rPr>
  </w:style>
  <w:style w:type="character" w:customStyle="1" w:styleId="articletext1">
    <w:name w:val="articletext1"/>
    <w:rPr>
      <w:rFonts w:ascii="Verdana" w:hAnsi="Verdana" w:hint="default"/>
      <w:color w:val="000000"/>
      <w:sz w:val="20"/>
      <w:szCs w:val="20"/>
    </w:rPr>
  </w:style>
  <w:style w:type="paragraph" w:customStyle="1" w:styleId="1b">
    <w:name w:val="修订1"/>
    <w:hidden/>
    <w:uiPriority w:val="99"/>
    <w:semiHidden/>
    <w:rPr>
      <w:rFonts w:asciiTheme="minorHAnsi" w:eastAsiaTheme="minorEastAsia" w:hAnsiTheme="minorHAnsi" w:cstheme="minorBidi"/>
      <w:sz w:val="24"/>
      <w:szCs w:val="24"/>
      <w:lang w:val="es-ES_tradnl" w:eastAsia="en-US"/>
    </w:rPr>
  </w:style>
  <w:style w:type="character" w:customStyle="1" w:styleId="HTML0">
    <w:name w:val="HTML 预设格式 字符"/>
    <w:basedOn w:val="a2"/>
    <w:link w:val="HTML"/>
    <w:uiPriority w:val="99"/>
    <w:rPr>
      <w:rFonts w:ascii="Courier New" w:eastAsia="Times New Roman" w:hAnsi="Courier New" w:cs="Courier New"/>
      <w:lang w:eastAsia="en-US"/>
    </w:rPr>
  </w:style>
  <w:style w:type="character" w:customStyle="1" w:styleId="xbe">
    <w:name w:val="_xbe"/>
    <w:basedOn w:val="a2"/>
  </w:style>
  <w:style w:type="character" w:customStyle="1" w:styleId="shorttext">
    <w:name w:val="short_text"/>
    <w:basedOn w:val="a2"/>
  </w:style>
  <w:style w:type="paragraph" w:customStyle="1" w:styleId="western">
    <w:name w:val="western"/>
    <w:basedOn w:val="a1"/>
    <w:pPr>
      <w:spacing w:before="100" w:beforeAutospacing="1"/>
    </w:pPr>
    <w:rPr>
      <w:rFonts w:ascii="Times" w:eastAsia="Times New Roman" w:hAnsi="Times" w:cs="Times New Roman"/>
      <w:kern w:val="0"/>
      <w:sz w:val="28"/>
      <w:szCs w:val="20"/>
      <w:lang w:val="it-IT" w:eastAsia="it-IT"/>
    </w:rPr>
  </w:style>
  <w:style w:type="paragraph" w:customStyle="1" w:styleId="-11">
    <w:name w:val="彩色清單 - 輔色 11"/>
    <w:basedOn w:val="a1"/>
    <w:link w:val="-1"/>
    <w:uiPriority w:val="67"/>
    <w:qFormat/>
    <w:pPr>
      <w:ind w:firstLineChars="200" w:firstLine="420"/>
    </w:pPr>
    <w:rPr>
      <w:rFonts w:ascii="Cambria" w:eastAsia="PMingLiU" w:hAnsi="Cambria" w:cs="Times New Roman"/>
      <w:sz w:val="24"/>
      <w:szCs w:val="24"/>
    </w:rPr>
  </w:style>
  <w:style w:type="character" w:customStyle="1" w:styleId="-1">
    <w:name w:val="彩色清單 - 輔色 1 字元"/>
    <w:link w:val="-11"/>
    <w:uiPriority w:val="67"/>
    <w:rPr>
      <w:rFonts w:ascii="Cambria" w:eastAsia="PMingLiU" w:hAnsi="Cambria"/>
      <w:kern w:val="2"/>
      <w:sz w:val="24"/>
      <w:szCs w:val="24"/>
      <w:lang w:eastAsia="ko-KR"/>
    </w:rPr>
  </w:style>
  <w:style w:type="character" w:customStyle="1" w:styleId="st1">
    <w:name w:val="st1"/>
    <w:basedOn w:val="a2"/>
  </w:style>
  <w:style w:type="character" w:customStyle="1" w:styleId="example">
    <w:name w:val="example"/>
    <w:basedOn w:val="a2"/>
  </w:style>
  <w:style w:type="paragraph" w:customStyle="1" w:styleId="TableParagraph">
    <w:name w:val="Table Paragraph"/>
    <w:basedOn w:val="a1"/>
    <w:uiPriority w:val="1"/>
    <w:qFormat/>
    <w:pPr>
      <w:widowControl w:val="0"/>
      <w:autoSpaceDE w:val="0"/>
      <w:autoSpaceDN w:val="0"/>
      <w:adjustRightInd w:val="0"/>
    </w:pPr>
    <w:rPr>
      <w:rFonts w:ascii="Times New Roman" w:hAnsi="Times New Roman" w:cs="Times New Roman"/>
      <w:kern w:val="0"/>
      <w:sz w:val="24"/>
      <w:szCs w:val="24"/>
      <w:lang w:eastAsia="zh-CN"/>
    </w:rPr>
  </w:style>
  <w:style w:type="paragraph" w:customStyle="1" w:styleId="Default">
    <w:name w:val="Default"/>
    <w:pPr>
      <w:widowControl w:val="0"/>
      <w:autoSpaceDE w:val="0"/>
      <w:autoSpaceDN w:val="0"/>
      <w:adjustRightInd w:val="0"/>
    </w:pPr>
    <w:rPr>
      <w:rFonts w:ascii="Arial" w:eastAsiaTheme="minorEastAsia" w:hAnsi="Arial" w:cs="Arial"/>
      <w:color w:val="000000"/>
      <w:sz w:val="24"/>
      <w:szCs w:val="24"/>
    </w:rPr>
  </w:style>
  <w:style w:type="paragraph" w:customStyle="1" w:styleId="EndNoteBibliographyTitle">
    <w:name w:val="EndNote Bibliography Title"/>
    <w:basedOn w:val="a1"/>
    <w:link w:val="EndNoteBibliographyTitleChar"/>
    <w:pPr>
      <w:jc w:val="center"/>
    </w:pPr>
    <w:rPr>
      <w:rFonts w:ascii="Cambria" w:hAnsi="Cambria" w:cs="Arial"/>
      <w:lang w:val="en-GB"/>
    </w:rPr>
  </w:style>
  <w:style w:type="character" w:customStyle="1" w:styleId="EndNoteBibliographyTitleChar">
    <w:name w:val="EndNote Bibliography Title Char"/>
    <w:basedOn w:val="a9"/>
    <w:link w:val="EndNoteBibliographyTitle"/>
    <w:rPr>
      <w:rFonts w:ascii="Cambria" w:eastAsiaTheme="minorEastAsia" w:hAnsi="Cambria" w:cs="Arial"/>
      <w:kern w:val="2"/>
      <w:sz w:val="24"/>
      <w:szCs w:val="22"/>
      <w:lang w:val="en-GB" w:eastAsia="ko-KR"/>
    </w:rPr>
  </w:style>
  <w:style w:type="character" w:customStyle="1" w:styleId="UnresolvedMention1">
    <w:name w:val="Unresolved Mention1"/>
    <w:basedOn w:val="a2"/>
    <w:uiPriority w:val="99"/>
    <w:unhideWhenUsed/>
    <w:rPr>
      <w:color w:val="808080"/>
      <w:shd w:val="clear" w:color="auto" w:fill="E6E6E6"/>
    </w:rPr>
  </w:style>
  <w:style w:type="character" w:customStyle="1" w:styleId="af9">
    <w:name w:val="脚注文本 字符"/>
    <w:basedOn w:val="a2"/>
    <w:link w:val="af8"/>
    <w:uiPriority w:val="99"/>
    <w:semiHidden/>
    <w:rPr>
      <w:rFonts w:asciiTheme="minorHAnsi" w:eastAsiaTheme="minorEastAsia" w:hAnsiTheme="minorHAnsi" w:cstheme="minorBidi"/>
      <w:lang w:val="en-GB" w:eastAsia="en-US"/>
    </w:rPr>
  </w:style>
  <w:style w:type="character" w:customStyle="1" w:styleId="EndNoteBibliographyZchn">
    <w:name w:val="EndNote Bibliography Zchn"/>
    <w:basedOn w:val="a2"/>
    <w:rPr>
      <w:rFonts w:ascii="Calibri" w:hAnsi="Calibri"/>
      <w:lang w:val="en-US"/>
    </w:rPr>
  </w:style>
  <w:style w:type="paragraph" w:customStyle="1" w:styleId="21">
    <w:name w:val="列出段落2"/>
    <w:basedOn w:val="a1"/>
    <w:pPr>
      <w:widowControl w:val="0"/>
      <w:ind w:firstLineChars="200" w:firstLine="420"/>
      <w:jc w:val="both"/>
    </w:pPr>
    <w:rPr>
      <w:rFonts w:ascii="Calibri" w:eastAsia="宋体" w:hAnsi="Calibri" w:cs="Times New Roman"/>
      <w:sz w:val="21"/>
      <w:lang w:eastAsia="zh-CN"/>
    </w:rPr>
  </w:style>
  <w:style w:type="character" w:customStyle="1" w:styleId="1c">
    <w:name w:val="未处理的提及1"/>
    <w:basedOn w:val="a2"/>
    <w:uiPriority w:val="99"/>
    <w:rPr>
      <w:color w:val="605E5C"/>
      <w:shd w:val="clear" w:color="auto" w:fill="E1DFDD"/>
    </w:rPr>
  </w:style>
  <w:style w:type="paragraph" w:styleId="afff5">
    <w:name w:val="List Paragraph"/>
    <w:basedOn w:val="a1"/>
    <w:uiPriority w:val="34"/>
    <w:qFormat/>
    <w:rsid w:val="00623FE2"/>
    <w:pPr>
      <w:ind w:firstLineChars="200" w:firstLine="420"/>
    </w:pPr>
  </w:style>
  <w:style w:type="character" w:customStyle="1" w:styleId="22">
    <w:name w:val="未处理的提及2"/>
    <w:basedOn w:val="a2"/>
    <w:uiPriority w:val="99"/>
    <w:semiHidden/>
    <w:unhideWhenUsed/>
    <w:rsid w:val="00623FE2"/>
    <w:rPr>
      <w:color w:val="605E5C"/>
      <w:shd w:val="clear" w:color="auto" w:fill="E1DFDD"/>
    </w:rPr>
  </w:style>
  <w:style w:type="character" w:styleId="afff6">
    <w:name w:val="Placeholder Text"/>
    <w:basedOn w:val="a2"/>
    <w:uiPriority w:val="99"/>
    <w:semiHidden/>
    <w:rsid w:val="00B024C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918169">
      <w:bodyDiv w:val="1"/>
      <w:marLeft w:val="0"/>
      <w:marRight w:val="0"/>
      <w:marTop w:val="0"/>
      <w:marBottom w:val="0"/>
      <w:divBdr>
        <w:top w:val="none" w:sz="0" w:space="0" w:color="auto"/>
        <w:left w:val="none" w:sz="0" w:space="0" w:color="auto"/>
        <w:bottom w:val="none" w:sz="0" w:space="0" w:color="auto"/>
        <w:right w:val="none" w:sz="0" w:space="0" w:color="auto"/>
      </w:divBdr>
    </w:div>
    <w:div w:id="197397836">
      <w:bodyDiv w:val="1"/>
      <w:marLeft w:val="0"/>
      <w:marRight w:val="0"/>
      <w:marTop w:val="0"/>
      <w:marBottom w:val="0"/>
      <w:divBdr>
        <w:top w:val="none" w:sz="0" w:space="0" w:color="auto"/>
        <w:left w:val="none" w:sz="0" w:space="0" w:color="auto"/>
        <w:bottom w:val="none" w:sz="0" w:space="0" w:color="auto"/>
        <w:right w:val="none" w:sz="0" w:space="0" w:color="auto"/>
      </w:divBdr>
      <w:divsChild>
        <w:div w:id="212927521">
          <w:marLeft w:val="0"/>
          <w:marRight w:val="0"/>
          <w:marTop w:val="0"/>
          <w:marBottom w:val="0"/>
          <w:divBdr>
            <w:top w:val="none" w:sz="0" w:space="0" w:color="auto"/>
            <w:left w:val="none" w:sz="0" w:space="0" w:color="auto"/>
            <w:bottom w:val="none" w:sz="0" w:space="0" w:color="auto"/>
            <w:right w:val="none" w:sz="0" w:space="0" w:color="auto"/>
          </w:divBdr>
        </w:div>
        <w:div w:id="2043675147">
          <w:marLeft w:val="0"/>
          <w:marRight w:val="0"/>
          <w:marTop w:val="0"/>
          <w:marBottom w:val="0"/>
          <w:divBdr>
            <w:top w:val="none" w:sz="0" w:space="0" w:color="auto"/>
            <w:left w:val="none" w:sz="0" w:space="0" w:color="auto"/>
            <w:bottom w:val="none" w:sz="0" w:space="0" w:color="auto"/>
            <w:right w:val="none" w:sz="0" w:space="0" w:color="auto"/>
          </w:divBdr>
        </w:div>
        <w:div w:id="1845826595">
          <w:marLeft w:val="0"/>
          <w:marRight w:val="0"/>
          <w:marTop w:val="0"/>
          <w:marBottom w:val="0"/>
          <w:divBdr>
            <w:top w:val="none" w:sz="0" w:space="0" w:color="auto"/>
            <w:left w:val="none" w:sz="0" w:space="0" w:color="auto"/>
            <w:bottom w:val="none" w:sz="0" w:space="0" w:color="auto"/>
            <w:right w:val="none" w:sz="0" w:space="0" w:color="auto"/>
          </w:divBdr>
        </w:div>
      </w:divsChild>
    </w:div>
    <w:div w:id="701395314">
      <w:bodyDiv w:val="1"/>
      <w:marLeft w:val="0"/>
      <w:marRight w:val="0"/>
      <w:marTop w:val="0"/>
      <w:marBottom w:val="0"/>
      <w:divBdr>
        <w:top w:val="none" w:sz="0" w:space="0" w:color="auto"/>
        <w:left w:val="none" w:sz="0" w:space="0" w:color="auto"/>
        <w:bottom w:val="none" w:sz="0" w:space="0" w:color="auto"/>
        <w:right w:val="none" w:sz="0" w:space="0" w:color="auto"/>
      </w:divBdr>
    </w:div>
    <w:div w:id="723257658">
      <w:bodyDiv w:val="1"/>
      <w:marLeft w:val="0"/>
      <w:marRight w:val="0"/>
      <w:marTop w:val="0"/>
      <w:marBottom w:val="0"/>
      <w:divBdr>
        <w:top w:val="none" w:sz="0" w:space="0" w:color="auto"/>
        <w:left w:val="none" w:sz="0" w:space="0" w:color="auto"/>
        <w:bottom w:val="none" w:sz="0" w:space="0" w:color="auto"/>
        <w:right w:val="none" w:sz="0" w:space="0" w:color="auto"/>
      </w:divBdr>
    </w:div>
    <w:div w:id="919408815">
      <w:bodyDiv w:val="1"/>
      <w:marLeft w:val="0"/>
      <w:marRight w:val="0"/>
      <w:marTop w:val="0"/>
      <w:marBottom w:val="0"/>
      <w:divBdr>
        <w:top w:val="none" w:sz="0" w:space="0" w:color="auto"/>
        <w:left w:val="none" w:sz="0" w:space="0" w:color="auto"/>
        <w:bottom w:val="none" w:sz="0" w:space="0" w:color="auto"/>
        <w:right w:val="none" w:sz="0" w:space="0" w:color="auto"/>
      </w:divBdr>
    </w:div>
    <w:div w:id="1091659261">
      <w:bodyDiv w:val="1"/>
      <w:marLeft w:val="0"/>
      <w:marRight w:val="0"/>
      <w:marTop w:val="0"/>
      <w:marBottom w:val="0"/>
      <w:divBdr>
        <w:top w:val="none" w:sz="0" w:space="0" w:color="auto"/>
        <w:left w:val="none" w:sz="0" w:space="0" w:color="auto"/>
        <w:bottom w:val="none" w:sz="0" w:space="0" w:color="auto"/>
        <w:right w:val="none" w:sz="0" w:space="0" w:color="auto"/>
      </w:divBdr>
    </w:div>
    <w:div w:id="1239094218">
      <w:bodyDiv w:val="1"/>
      <w:marLeft w:val="0"/>
      <w:marRight w:val="0"/>
      <w:marTop w:val="0"/>
      <w:marBottom w:val="0"/>
      <w:divBdr>
        <w:top w:val="none" w:sz="0" w:space="0" w:color="auto"/>
        <w:left w:val="none" w:sz="0" w:space="0" w:color="auto"/>
        <w:bottom w:val="none" w:sz="0" w:space="0" w:color="auto"/>
        <w:right w:val="none" w:sz="0" w:space="0" w:color="auto"/>
      </w:divBdr>
    </w:div>
    <w:div w:id="1311446375">
      <w:bodyDiv w:val="1"/>
      <w:marLeft w:val="0"/>
      <w:marRight w:val="0"/>
      <w:marTop w:val="0"/>
      <w:marBottom w:val="0"/>
      <w:divBdr>
        <w:top w:val="none" w:sz="0" w:space="0" w:color="auto"/>
        <w:left w:val="none" w:sz="0" w:space="0" w:color="auto"/>
        <w:bottom w:val="none" w:sz="0" w:space="0" w:color="auto"/>
        <w:right w:val="none" w:sz="0" w:space="0" w:color="auto"/>
      </w:divBdr>
      <w:divsChild>
        <w:div w:id="360477991">
          <w:marLeft w:val="0"/>
          <w:marRight w:val="0"/>
          <w:marTop w:val="0"/>
          <w:marBottom w:val="0"/>
          <w:divBdr>
            <w:top w:val="none" w:sz="0" w:space="0" w:color="auto"/>
            <w:left w:val="none" w:sz="0" w:space="0" w:color="auto"/>
            <w:bottom w:val="none" w:sz="0" w:space="0" w:color="auto"/>
            <w:right w:val="none" w:sz="0" w:space="0" w:color="auto"/>
          </w:divBdr>
        </w:div>
        <w:div w:id="97605199">
          <w:marLeft w:val="0"/>
          <w:marRight w:val="0"/>
          <w:marTop w:val="0"/>
          <w:marBottom w:val="0"/>
          <w:divBdr>
            <w:top w:val="none" w:sz="0" w:space="0" w:color="auto"/>
            <w:left w:val="none" w:sz="0" w:space="0" w:color="auto"/>
            <w:bottom w:val="none" w:sz="0" w:space="0" w:color="auto"/>
            <w:right w:val="none" w:sz="0" w:space="0" w:color="auto"/>
          </w:divBdr>
        </w:div>
        <w:div w:id="983974648">
          <w:marLeft w:val="0"/>
          <w:marRight w:val="0"/>
          <w:marTop w:val="0"/>
          <w:marBottom w:val="0"/>
          <w:divBdr>
            <w:top w:val="none" w:sz="0" w:space="0" w:color="auto"/>
            <w:left w:val="none" w:sz="0" w:space="0" w:color="auto"/>
            <w:bottom w:val="none" w:sz="0" w:space="0" w:color="auto"/>
            <w:right w:val="none" w:sz="0" w:space="0" w:color="auto"/>
          </w:divBdr>
        </w:div>
        <w:div w:id="929894172">
          <w:marLeft w:val="0"/>
          <w:marRight w:val="0"/>
          <w:marTop w:val="0"/>
          <w:marBottom w:val="0"/>
          <w:divBdr>
            <w:top w:val="none" w:sz="0" w:space="0" w:color="auto"/>
            <w:left w:val="none" w:sz="0" w:space="0" w:color="auto"/>
            <w:bottom w:val="none" w:sz="0" w:space="0" w:color="auto"/>
            <w:right w:val="none" w:sz="0" w:space="0" w:color="auto"/>
          </w:divBdr>
        </w:div>
        <w:div w:id="729425722">
          <w:marLeft w:val="0"/>
          <w:marRight w:val="0"/>
          <w:marTop w:val="0"/>
          <w:marBottom w:val="0"/>
          <w:divBdr>
            <w:top w:val="none" w:sz="0" w:space="0" w:color="auto"/>
            <w:left w:val="none" w:sz="0" w:space="0" w:color="auto"/>
            <w:bottom w:val="none" w:sz="0" w:space="0" w:color="auto"/>
            <w:right w:val="none" w:sz="0" w:space="0" w:color="auto"/>
          </w:divBdr>
        </w:div>
        <w:div w:id="1574310393">
          <w:marLeft w:val="0"/>
          <w:marRight w:val="0"/>
          <w:marTop w:val="0"/>
          <w:marBottom w:val="0"/>
          <w:divBdr>
            <w:top w:val="none" w:sz="0" w:space="0" w:color="auto"/>
            <w:left w:val="none" w:sz="0" w:space="0" w:color="auto"/>
            <w:bottom w:val="none" w:sz="0" w:space="0" w:color="auto"/>
            <w:right w:val="none" w:sz="0" w:space="0" w:color="auto"/>
          </w:divBdr>
        </w:div>
        <w:div w:id="467627335">
          <w:marLeft w:val="0"/>
          <w:marRight w:val="0"/>
          <w:marTop w:val="0"/>
          <w:marBottom w:val="0"/>
          <w:divBdr>
            <w:top w:val="none" w:sz="0" w:space="0" w:color="auto"/>
            <w:left w:val="none" w:sz="0" w:space="0" w:color="auto"/>
            <w:bottom w:val="none" w:sz="0" w:space="0" w:color="auto"/>
            <w:right w:val="none" w:sz="0" w:space="0" w:color="auto"/>
          </w:divBdr>
        </w:div>
        <w:div w:id="1838228988">
          <w:marLeft w:val="0"/>
          <w:marRight w:val="0"/>
          <w:marTop w:val="0"/>
          <w:marBottom w:val="0"/>
          <w:divBdr>
            <w:top w:val="none" w:sz="0" w:space="0" w:color="auto"/>
            <w:left w:val="none" w:sz="0" w:space="0" w:color="auto"/>
            <w:bottom w:val="none" w:sz="0" w:space="0" w:color="auto"/>
            <w:right w:val="none" w:sz="0" w:space="0" w:color="auto"/>
          </w:divBdr>
        </w:div>
        <w:div w:id="1169251753">
          <w:marLeft w:val="0"/>
          <w:marRight w:val="0"/>
          <w:marTop w:val="0"/>
          <w:marBottom w:val="0"/>
          <w:divBdr>
            <w:top w:val="none" w:sz="0" w:space="0" w:color="auto"/>
            <w:left w:val="none" w:sz="0" w:space="0" w:color="auto"/>
            <w:bottom w:val="none" w:sz="0" w:space="0" w:color="auto"/>
            <w:right w:val="none" w:sz="0" w:space="0" w:color="auto"/>
          </w:divBdr>
        </w:div>
        <w:div w:id="1115831200">
          <w:marLeft w:val="0"/>
          <w:marRight w:val="0"/>
          <w:marTop w:val="0"/>
          <w:marBottom w:val="0"/>
          <w:divBdr>
            <w:top w:val="none" w:sz="0" w:space="0" w:color="auto"/>
            <w:left w:val="none" w:sz="0" w:space="0" w:color="auto"/>
            <w:bottom w:val="none" w:sz="0" w:space="0" w:color="auto"/>
            <w:right w:val="none" w:sz="0" w:space="0" w:color="auto"/>
          </w:divBdr>
        </w:div>
        <w:div w:id="1782376">
          <w:marLeft w:val="0"/>
          <w:marRight w:val="0"/>
          <w:marTop w:val="0"/>
          <w:marBottom w:val="0"/>
          <w:divBdr>
            <w:top w:val="none" w:sz="0" w:space="0" w:color="auto"/>
            <w:left w:val="none" w:sz="0" w:space="0" w:color="auto"/>
            <w:bottom w:val="none" w:sz="0" w:space="0" w:color="auto"/>
            <w:right w:val="none" w:sz="0" w:space="0" w:color="auto"/>
          </w:divBdr>
        </w:div>
        <w:div w:id="1253929726">
          <w:marLeft w:val="0"/>
          <w:marRight w:val="0"/>
          <w:marTop w:val="0"/>
          <w:marBottom w:val="0"/>
          <w:divBdr>
            <w:top w:val="none" w:sz="0" w:space="0" w:color="auto"/>
            <w:left w:val="none" w:sz="0" w:space="0" w:color="auto"/>
            <w:bottom w:val="none" w:sz="0" w:space="0" w:color="auto"/>
            <w:right w:val="none" w:sz="0" w:space="0" w:color="auto"/>
          </w:divBdr>
        </w:div>
        <w:div w:id="314265107">
          <w:marLeft w:val="0"/>
          <w:marRight w:val="0"/>
          <w:marTop w:val="0"/>
          <w:marBottom w:val="0"/>
          <w:divBdr>
            <w:top w:val="none" w:sz="0" w:space="0" w:color="auto"/>
            <w:left w:val="none" w:sz="0" w:space="0" w:color="auto"/>
            <w:bottom w:val="none" w:sz="0" w:space="0" w:color="auto"/>
            <w:right w:val="none" w:sz="0" w:space="0" w:color="auto"/>
          </w:divBdr>
        </w:div>
        <w:div w:id="1623801668">
          <w:marLeft w:val="0"/>
          <w:marRight w:val="0"/>
          <w:marTop w:val="0"/>
          <w:marBottom w:val="0"/>
          <w:divBdr>
            <w:top w:val="none" w:sz="0" w:space="0" w:color="auto"/>
            <w:left w:val="none" w:sz="0" w:space="0" w:color="auto"/>
            <w:bottom w:val="none" w:sz="0" w:space="0" w:color="auto"/>
            <w:right w:val="none" w:sz="0" w:space="0" w:color="auto"/>
          </w:divBdr>
        </w:div>
        <w:div w:id="862715979">
          <w:marLeft w:val="0"/>
          <w:marRight w:val="0"/>
          <w:marTop w:val="0"/>
          <w:marBottom w:val="0"/>
          <w:divBdr>
            <w:top w:val="none" w:sz="0" w:space="0" w:color="auto"/>
            <w:left w:val="none" w:sz="0" w:space="0" w:color="auto"/>
            <w:bottom w:val="none" w:sz="0" w:space="0" w:color="auto"/>
            <w:right w:val="none" w:sz="0" w:space="0" w:color="auto"/>
          </w:divBdr>
        </w:div>
        <w:div w:id="1036388866">
          <w:marLeft w:val="0"/>
          <w:marRight w:val="0"/>
          <w:marTop w:val="0"/>
          <w:marBottom w:val="0"/>
          <w:divBdr>
            <w:top w:val="none" w:sz="0" w:space="0" w:color="auto"/>
            <w:left w:val="none" w:sz="0" w:space="0" w:color="auto"/>
            <w:bottom w:val="none" w:sz="0" w:space="0" w:color="auto"/>
            <w:right w:val="none" w:sz="0" w:space="0" w:color="auto"/>
          </w:divBdr>
        </w:div>
        <w:div w:id="212350618">
          <w:marLeft w:val="0"/>
          <w:marRight w:val="0"/>
          <w:marTop w:val="0"/>
          <w:marBottom w:val="0"/>
          <w:divBdr>
            <w:top w:val="none" w:sz="0" w:space="0" w:color="auto"/>
            <w:left w:val="none" w:sz="0" w:space="0" w:color="auto"/>
            <w:bottom w:val="none" w:sz="0" w:space="0" w:color="auto"/>
            <w:right w:val="none" w:sz="0" w:space="0" w:color="auto"/>
          </w:divBdr>
        </w:div>
        <w:div w:id="1031808757">
          <w:marLeft w:val="0"/>
          <w:marRight w:val="0"/>
          <w:marTop w:val="0"/>
          <w:marBottom w:val="0"/>
          <w:divBdr>
            <w:top w:val="none" w:sz="0" w:space="0" w:color="auto"/>
            <w:left w:val="none" w:sz="0" w:space="0" w:color="auto"/>
            <w:bottom w:val="none" w:sz="0" w:space="0" w:color="auto"/>
            <w:right w:val="none" w:sz="0" w:space="0" w:color="auto"/>
          </w:divBdr>
        </w:div>
        <w:div w:id="475683290">
          <w:marLeft w:val="0"/>
          <w:marRight w:val="0"/>
          <w:marTop w:val="0"/>
          <w:marBottom w:val="0"/>
          <w:divBdr>
            <w:top w:val="none" w:sz="0" w:space="0" w:color="auto"/>
            <w:left w:val="none" w:sz="0" w:space="0" w:color="auto"/>
            <w:bottom w:val="none" w:sz="0" w:space="0" w:color="auto"/>
            <w:right w:val="none" w:sz="0" w:space="0" w:color="auto"/>
          </w:divBdr>
        </w:div>
        <w:div w:id="609580878">
          <w:marLeft w:val="0"/>
          <w:marRight w:val="0"/>
          <w:marTop w:val="0"/>
          <w:marBottom w:val="0"/>
          <w:divBdr>
            <w:top w:val="none" w:sz="0" w:space="0" w:color="auto"/>
            <w:left w:val="none" w:sz="0" w:space="0" w:color="auto"/>
            <w:bottom w:val="none" w:sz="0" w:space="0" w:color="auto"/>
            <w:right w:val="none" w:sz="0" w:space="0" w:color="auto"/>
          </w:divBdr>
        </w:div>
        <w:div w:id="468133510">
          <w:marLeft w:val="0"/>
          <w:marRight w:val="0"/>
          <w:marTop w:val="0"/>
          <w:marBottom w:val="0"/>
          <w:divBdr>
            <w:top w:val="none" w:sz="0" w:space="0" w:color="auto"/>
            <w:left w:val="none" w:sz="0" w:space="0" w:color="auto"/>
            <w:bottom w:val="none" w:sz="0" w:space="0" w:color="auto"/>
            <w:right w:val="none" w:sz="0" w:space="0" w:color="auto"/>
          </w:divBdr>
        </w:div>
        <w:div w:id="1678844625">
          <w:marLeft w:val="0"/>
          <w:marRight w:val="0"/>
          <w:marTop w:val="0"/>
          <w:marBottom w:val="0"/>
          <w:divBdr>
            <w:top w:val="none" w:sz="0" w:space="0" w:color="auto"/>
            <w:left w:val="none" w:sz="0" w:space="0" w:color="auto"/>
            <w:bottom w:val="none" w:sz="0" w:space="0" w:color="auto"/>
            <w:right w:val="none" w:sz="0" w:space="0" w:color="auto"/>
          </w:divBdr>
        </w:div>
        <w:div w:id="1349019205">
          <w:marLeft w:val="0"/>
          <w:marRight w:val="0"/>
          <w:marTop w:val="0"/>
          <w:marBottom w:val="0"/>
          <w:divBdr>
            <w:top w:val="none" w:sz="0" w:space="0" w:color="auto"/>
            <w:left w:val="none" w:sz="0" w:space="0" w:color="auto"/>
            <w:bottom w:val="none" w:sz="0" w:space="0" w:color="auto"/>
            <w:right w:val="none" w:sz="0" w:space="0" w:color="auto"/>
          </w:divBdr>
        </w:div>
        <w:div w:id="485128638">
          <w:marLeft w:val="0"/>
          <w:marRight w:val="0"/>
          <w:marTop w:val="0"/>
          <w:marBottom w:val="0"/>
          <w:divBdr>
            <w:top w:val="none" w:sz="0" w:space="0" w:color="auto"/>
            <w:left w:val="none" w:sz="0" w:space="0" w:color="auto"/>
            <w:bottom w:val="none" w:sz="0" w:space="0" w:color="auto"/>
            <w:right w:val="none" w:sz="0" w:space="0" w:color="auto"/>
          </w:divBdr>
        </w:div>
        <w:div w:id="271280037">
          <w:marLeft w:val="0"/>
          <w:marRight w:val="0"/>
          <w:marTop w:val="0"/>
          <w:marBottom w:val="0"/>
          <w:divBdr>
            <w:top w:val="none" w:sz="0" w:space="0" w:color="auto"/>
            <w:left w:val="none" w:sz="0" w:space="0" w:color="auto"/>
            <w:bottom w:val="none" w:sz="0" w:space="0" w:color="auto"/>
            <w:right w:val="none" w:sz="0" w:space="0" w:color="auto"/>
          </w:divBdr>
        </w:div>
        <w:div w:id="1451125737">
          <w:marLeft w:val="0"/>
          <w:marRight w:val="0"/>
          <w:marTop w:val="0"/>
          <w:marBottom w:val="0"/>
          <w:divBdr>
            <w:top w:val="none" w:sz="0" w:space="0" w:color="auto"/>
            <w:left w:val="none" w:sz="0" w:space="0" w:color="auto"/>
            <w:bottom w:val="none" w:sz="0" w:space="0" w:color="auto"/>
            <w:right w:val="none" w:sz="0" w:space="0" w:color="auto"/>
          </w:divBdr>
        </w:div>
        <w:div w:id="1880119040">
          <w:marLeft w:val="0"/>
          <w:marRight w:val="0"/>
          <w:marTop w:val="0"/>
          <w:marBottom w:val="0"/>
          <w:divBdr>
            <w:top w:val="none" w:sz="0" w:space="0" w:color="auto"/>
            <w:left w:val="none" w:sz="0" w:space="0" w:color="auto"/>
            <w:bottom w:val="none" w:sz="0" w:space="0" w:color="auto"/>
            <w:right w:val="none" w:sz="0" w:space="0" w:color="auto"/>
          </w:divBdr>
        </w:div>
        <w:div w:id="1309436208">
          <w:marLeft w:val="0"/>
          <w:marRight w:val="0"/>
          <w:marTop w:val="0"/>
          <w:marBottom w:val="0"/>
          <w:divBdr>
            <w:top w:val="none" w:sz="0" w:space="0" w:color="auto"/>
            <w:left w:val="none" w:sz="0" w:space="0" w:color="auto"/>
            <w:bottom w:val="none" w:sz="0" w:space="0" w:color="auto"/>
            <w:right w:val="none" w:sz="0" w:space="0" w:color="auto"/>
          </w:divBdr>
        </w:div>
        <w:div w:id="1810050780">
          <w:marLeft w:val="0"/>
          <w:marRight w:val="0"/>
          <w:marTop w:val="0"/>
          <w:marBottom w:val="0"/>
          <w:divBdr>
            <w:top w:val="none" w:sz="0" w:space="0" w:color="auto"/>
            <w:left w:val="none" w:sz="0" w:space="0" w:color="auto"/>
            <w:bottom w:val="none" w:sz="0" w:space="0" w:color="auto"/>
            <w:right w:val="none" w:sz="0" w:space="0" w:color="auto"/>
          </w:divBdr>
        </w:div>
        <w:div w:id="1394818718">
          <w:marLeft w:val="0"/>
          <w:marRight w:val="0"/>
          <w:marTop w:val="0"/>
          <w:marBottom w:val="0"/>
          <w:divBdr>
            <w:top w:val="none" w:sz="0" w:space="0" w:color="auto"/>
            <w:left w:val="none" w:sz="0" w:space="0" w:color="auto"/>
            <w:bottom w:val="none" w:sz="0" w:space="0" w:color="auto"/>
            <w:right w:val="none" w:sz="0" w:space="0" w:color="auto"/>
          </w:divBdr>
        </w:div>
        <w:div w:id="1502962664">
          <w:marLeft w:val="0"/>
          <w:marRight w:val="0"/>
          <w:marTop w:val="0"/>
          <w:marBottom w:val="0"/>
          <w:divBdr>
            <w:top w:val="none" w:sz="0" w:space="0" w:color="auto"/>
            <w:left w:val="none" w:sz="0" w:space="0" w:color="auto"/>
            <w:bottom w:val="none" w:sz="0" w:space="0" w:color="auto"/>
            <w:right w:val="none" w:sz="0" w:space="0" w:color="auto"/>
          </w:divBdr>
        </w:div>
        <w:div w:id="1672832427">
          <w:marLeft w:val="0"/>
          <w:marRight w:val="0"/>
          <w:marTop w:val="0"/>
          <w:marBottom w:val="0"/>
          <w:divBdr>
            <w:top w:val="none" w:sz="0" w:space="0" w:color="auto"/>
            <w:left w:val="none" w:sz="0" w:space="0" w:color="auto"/>
            <w:bottom w:val="none" w:sz="0" w:space="0" w:color="auto"/>
            <w:right w:val="none" w:sz="0" w:space="0" w:color="auto"/>
          </w:divBdr>
        </w:div>
        <w:div w:id="2118210501">
          <w:marLeft w:val="0"/>
          <w:marRight w:val="0"/>
          <w:marTop w:val="0"/>
          <w:marBottom w:val="0"/>
          <w:divBdr>
            <w:top w:val="none" w:sz="0" w:space="0" w:color="auto"/>
            <w:left w:val="none" w:sz="0" w:space="0" w:color="auto"/>
            <w:bottom w:val="none" w:sz="0" w:space="0" w:color="auto"/>
            <w:right w:val="none" w:sz="0" w:space="0" w:color="auto"/>
          </w:divBdr>
        </w:div>
        <w:div w:id="1421103539">
          <w:marLeft w:val="0"/>
          <w:marRight w:val="0"/>
          <w:marTop w:val="0"/>
          <w:marBottom w:val="0"/>
          <w:divBdr>
            <w:top w:val="none" w:sz="0" w:space="0" w:color="auto"/>
            <w:left w:val="none" w:sz="0" w:space="0" w:color="auto"/>
            <w:bottom w:val="none" w:sz="0" w:space="0" w:color="auto"/>
            <w:right w:val="none" w:sz="0" w:space="0" w:color="auto"/>
          </w:divBdr>
        </w:div>
        <w:div w:id="1819149712">
          <w:marLeft w:val="0"/>
          <w:marRight w:val="0"/>
          <w:marTop w:val="0"/>
          <w:marBottom w:val="0"/>
          <w:divBdr>
            <w:top w:val="none" w:sz="0" w:space="0" w:color="auto"/>
            <w:left w:val="none" w:sz="0" w:space="0" w:color="auto"/>
            <w:bottom w:val="none" w:sz="0" w:space="0" w:color="auto"/>
            <w:right w:val="none" w:sz="0" w:space="0" w:color="auto"/>
          </w:divBdr>
        </w:div>
        <w:div w:id="1971596225">
          <w:marLeft w:val="0"/>
          <w:marRight w:val="0"/>
          <w:marTop w:val="0"/>
          <w:marBottom w:val="0"/>
          <w:divBdr>
            <w:top w:val="none" w:sz="0" w:space="0" w:color="auto"/>
            <w:left w:val="none" w:sz="0" w:space="0" w:color="auto"/>
            <w:bottom w:val="none" w:sz="0" w:space="0" w:color="auto"/>
            <w:right w:val="none" w:sz="0" w:space="0" w:color="auto"/>
          </w:divBdr>
        </w:div>
        <w:div w:id="301623222">
          <w:marLeft w:val="0"/>
          <w:marRight w:val="0"/>
          <w:marTop w:val="0"/>
          <w:marBottom w:val="0"/>
          <w:divBdr>
            <w:top w:val="none" w:sz="0" w:space="0" w:color="auto"/>
            <w:left w:val="none" w:sz="0" w:space="0" w:color="auto"/>
            <w:bottom w:val="none" w:sz="0" w:space="0" w:color="auto"/>
            <w:right w:val="none" w:sz="0" w:space="0" w:color="auto"/>
          </w:divBdr>
        </w:div>
        <w:div w:id="1418940372">
          <w:marLeft w:val="0"/>
          <w:marRight w:val="0"/>
          <w:marTop w:val="0"/>
          <w:marBottom w:val="0"/>
          <w:divBdr>
            <w:top w:val="none" w:sz="0" w:space="0" w:color="auto"/>
            <w:left w:val="none" w:sz="0" w:space="0" w:color="auto"/>
            <w:bottom w:val="none" w:sz="0" w:space="0" w:color="auto"/>
            <w:right w:val="none" w:sz="0" w:space="0" w:color="auto"/>
          </w:divBdr>
        </w:div>
        <w:div w:id="100760625">
          <w:marLeft w:val="0"/>
          <w:marRight w:val="0"/>
          <w:marTop w:val="0"/>
          <w:marBottom w:val="0"/>
          <w:divBdr>
            <w:top w:val="none" w:sz="0" w:space="0" w:color="auto"/>
            <w:left w:val="none" w:sz="0" w:space="0" w:color="auto"/>
            <w:bottom w:val="none" w:sz="0" w:space="0" w:color="auto"/>
            <w:right w:val="none" w:sz="0" w:space="0" w:color="auto"/>
          </w:divBdr>
        </w:div>
        <w:div w:id="473841414">
          <w:marLeft w:val="0"/>
          <w:marRight w:val="0"/>
          <w:marTop w:val="0"/>
          <w:marBottom w:val="0"/>
          <w:divBdr>
            <w:top w:val="none" w:sz="0" w:space="0" w:color="auto"/>
            <w:left w:val="none" w:sz="0" w:space="0" w:color="auto"/>
            <w:bottom w:val="none" w:sz="0" w:space="0" w:color="auto"/>
            <w:right w:val="none" w:sz="0" w:space="0" w:color="auto"/>
          </w:divBdr>
        </w:div>
        <w:div w:id="1636252304">
          <w:marLeft w:val="0"/>
          <w:marRight w:val="0"/>
          <w:marTop w:val="0"/>
          <w:marBottom w:val="0"/>
          <w:divBdr>
            <w:top w:val="none" w:sz="0" w:space="0" w:color="auto"/>
            <w:left w:val="none" w:sz="0" w:space="0" w:color="auto"/>
            <w:bottom w:val="none" w:sz="0" w:space="0" w:color="auto"/>
            <w:right w:val="none" w:sz="0" w:space="0" w:color="auto"/>
          </w:divBdr>
        </w:div>
        <w:div w:id="1161505065">
          <w:marLeft w:val="0"/>
          <w:marRight w:val="0"/>
          <w:marTop w:val="0"/>
          <w:marBottom w:val="0"/>
          <w:divBdr>
            <w:top w:val="none" w:sz="0" w:space="0" w:color="auto"/>
            <w:left w:val="none" w:sz="0" w:space="0" w:color="auto"/>
            <w:bottom w:val="none" w:sz="0" w:space="0" w:color="auto"/>
            <w:right w:val="none" w:sz="0" w:space="0" w:color="auto"/>
          </w:divBdr>
        </w:div>
        <w:div w:id="495920139">
          <w:marLeft w:val="0"/>
          <w:marRight w:val="0"/>
          <w:marTop w:val="0"/>
          <w:marBottom w:val="0"/>
          <w:divBdr>
            <w:top w:val="none" w:sz="0" w:space="0" w:color="auto"/>
            <w:left w:val="none" w:sz="0" w:space="0" w:color="auto"/>
            <w:bottom w:val="none" w:sz="0" w:space="0" w:color="auto"/>
            <w:right w:val="none" w:sz="0" w:space="0" w:color="auto"/>
          </w:divBdr>
        </w:div>
        <w:div w:id="1448230156">
          <w:marLeft w:val="0"/>
          <w:marRight w:val="0"/>
          <w:marTop w:val="0"/>
          <w:marBottom w:val="0"/>
          <w:divBdr>
            <w:top w:val="none" w:sz="0" w:space="0" w:color="auto"/>
            <w:left w:val="none" w:sz="0" w:space="0" w:color="auto"/>
            <w:bottom w:val="none" w:sz="0" w:space="0" w:color="auto"/>
            <w:right w:val="none" w:sz="0" w:space="0" w:color="auto"/>
          </w:divBdr>
        </w:div>
        <w:div w:id="200898640">
          <w:marLeft w:val="0"/>
          <w:marRight w:val="0"/>
          <w:marTop w:val="0"/>
          <w:marBottom w:val="0"/>
          <w:divBdr>
            <w:top w:val="none" w:sz="0" w:space="0" w:color="auto"/>
            <w:left w:val="none" w:sz="0" w:space="0" w:color="auto"/>
            <w:bottom w:val="none" w:sz="0" w:space="0" w:color="auto"/>
            <w:right w:val="none" w:sz="0" w:space="0" w:color="auto"/>
          </w:divBdr>
        </w:div>
        <w:div w:id="1191646636">
          <w:marLeft w:val="0"/>
          <w:marRight w:val="0"/>
          <w:marTop w:val="0"/>
          <w:marBottom w:val="0"/>
          <w:divBdr>
            <w:top w:val="none" w:sz="0" w:space="0" w:color="auto"/>
            <w:left w:val="none" w:sz="0" w:space="0" w:color="auto"/>
            <w:bottom w:val="none" w:sz="0" w:space="0" w:color="auto"/>
            <w:right w:val="none" w:sz="0" w:space="0" w:color="auto"/>
          </w:divBdr>
        </w:div>
        <w:div w:id="24334231">
          <w:marLeft w:val="0"/>
          <w:marRight w:val="0"/>
          <w:marTop w:val="0"/>
          <w:marBottom w:val="0"/>
          <w:divBdr>
            <w:top w:val="none" w:sz="0" w:space="0" w:color="auto"/>
            <w:left w:val="none" w:sz="0" w:space="0" w:color="auto"/>
            <w:bottom w:val="none" w:sz="0" w:space="0" w:color="auto"/>
            <w:right w:val="none" w:sz="0" w:space="0" w:color="auto"/>
          </w:divBdr>
        </w:div>
        <w:div w:id="2063675511">
          <w:marLeft w:val="0"/>
          <w:marRight w:val="0"/>
          <w:marTop w:val="0"/>
          <w:marBottom w:val="0"/>
          <w:divBdr>
            <w:top w:val="none" w:sz="0" w:space="0" w:color="auto"/>
            <w:left w:val="none" w:sz="0" w:space="0" w:color="auto"/>
            <w:bottom w:val="none" w:sz="0" w:space="0" w:color="auto"/>
            <w:right w:val="none" w:sz="0" w:space="0" w:color="auto"/>
          </w:divBdr>
        </w:div>
        <w:div w:id="1771966679">
          <w:marLeft w:val="0"/>
          <w:marRight w:val="0"/>
          <w:marTop w:val="0"/>
          <w:marBottom w:val="0"/>
          <w:divBdr>
            <w:top w:val="none" w:sz="0" w:space="0" w:color="auto"/>
            <w:left w:val="none" w:sz="0" w:space="0" w:color="auto"/>
            <w:bottom w:val="none" w:sz="0" w:space="0" w:color="auto"/>
            <w:right w:val="none" w:sz="0" w:space="0" w:color="auto"/>
          </w:divBdr>
        </w:div>
        <w:div w:id="520169270">
          <w:marLeft w:val="0"/>
          <w:marRight w:val="0"/>
          <w:marTop w:val="0"/>
          <w:marBottom w:val="0"/>
          <w:divBdr>
            <w:top w:val="none" w:sz="0" w:space="0" w:color="auto"/>
            <w:left w:val="none" w:sz="0" w:space="0" w:color="auto"/>
            <w:bottom w:val="none" w:sz="0" w:space="0" w:color="auto"/>
            <w:right w:val="none" w:sz="0" w:space="0" w:color="auto"/>
          </w:divBdr>
        </w:div>
        <w:div w:id="1269266679">
          <w:marLeft w:val="0"/>
          <w:marRight w:val="0"/>
          <w:marTop w:val="0"/>
          <w:marBottom w:val="0"/>
          <w:divBdr>
            <w:top w:val="none" w:sz="0" w:space="0" w:color="auto"/>
            <w:left w:val="none" w:sz="0" w:space="0" w:color="auto"/>
            <w:bottom w:val="none" w:sz="0" w:space="0" w:color="auto"/>
            <w:right w:val="none" w:sz="0" w:space="0" w:color="auto"/>
          </w:divBdr>
        </w:div>
        <w:div w:id="1120105004">
          <w:marLeft w:val="0"/>
          <w:marRight w:val="0"/>
          <w:marTop w:val="0"/>
          <w:marBottom w:val="0"/>
          <w:divBdr>
            <w:top w:val="none" w:sz="0" w:space="0" w:color="auto"/>
            <w:left w:val="none" w:sz="0" w:space="0" w:color="auto"/>
            <w:bottom w:val="none" w:sz="0" w:space="0" w:color="auto"/>
            <w:right w:val="none" w:sz="0" w:space="0" w:color="auto"/>
          </w:divBdr>
        </w:div>
        <w:div w:id="875241902">
          <w:marLeft w:val="0"/>
          <w:marRight w:val="0"/>
          <w:marTop w:val="0"/>
          <w:marBottom w:val="0"/>
          <w:divBdr>
            <w:top w:val="none" w:sz="0" w:space="0" w:color="auto"/>
            <w:left w:val="none" w:sz="0" w:space="0" w:color="auto"/>
            <w:bottom w:val="none" w:sz="0" w:space="0" w:color="auto"/>
            <w:right w:val="none" w:sz="0" w:space="0" w:color="auto"/>
          </w:divBdr>
        </w:div>
        <w:div w:id="364600969">
          <w:marLeft w:val="0"/>
          <w:marRight w:val="0"/>
          <w:marTop w:val="0"/>
          <w:marBottom w:val="0"/>
          <w:divBdr>
            <w:top w:val="none" w:sz="0" w:space="0" w:color="auto"/>
            <w:left w:val="none" w:sz="0" w:space="0" w:color="auto"/>
            <w:bottom w:val="none" w:sz="0" w:space="0" w:color="auto"/>
            <w:right w:val="none" w:sz="0" w:space="0" w:color="auto"/>
          </w:divBdr>
        </w:div>
      </w:divsChild>
    </w:div>
    <w:div w:id="1508979966">
      <w:bodyDiv w:val="1"/>
      <w:marLeft w:val="0"/>
      <w:marRight w:val="0"/>
      <w:marTop w:val="0"/>
      <w:marBottom w:val="0"/>
      <w:divBdr>
        <w:top w:val="none" w:sz="0" w:space="0" w:color="auto"/>
        <w:left w:val="none" w:sz="0" w:space="0" w:color="auto"/>
        <w:bottom w:val="none" w:sz="0" w:space="0" w:color="auto"/>
        <w:right w:val="none" w:sz="0" w:space="0" w:color="auto"/>
      </w:divBdr>
    </w:div>
    <w:div w:id="19718587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1/relationships/commentsExtended" Target="commentsExtended.xml"/><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microsoft.com/office/2018/08/relationships/commentsExtensible" Target="commentsExtensible.xm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ybai@genetics.ac.cn" TargetMode="External"/><Relationship Id="rId14" Type="http://schemas.microsoft.com/office/2016/09/relationships/commentsIds" Target="commentsIds.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3A89DE1-0F2C-4D8A-ADE9-4437152A9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Pages>
  <Words>2419</Words>
  <Characters>13789</Characters>
  <Application>Microsoft Office Word</Application>
  <DocSecurity>0</DocSecurity>
  <Lines>114</Lines>
  <Paragraphs>32</Paragraphs>
  <ScaleCrop>false</ScaleCrop>
  <Company>Hewlett-Packard</Company>
  <LinksUpToDate>false</LinksUpToDate>
  <CharactersWithSpaces>16176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parco</dc:creator>
  <cp:keywords/>
  <dc:description/>
  <cp:lastModifiedBy>Liu Yong-Xin</cp:lastModifiedBy>
  <cp:revision>9</cp:revision>
  <cp:lastPrinted>2017-08-29T22:01:00Z</cp:lastPrinted>
  <dcterms:created xsi:type="dcterms:W3CDTF">2020-10-12T14:37:00Z</dcterms:created>
  <dcterms:modified xsi:type="dcterms:W3CDTF">2020-10-13T13:29:00Z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3081-10.12.1</vt:lpwstr>
  </property>
</Properties>
</file>